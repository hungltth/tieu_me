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both"/>
      </w:pPr>
      <w:r>
        <w:rPr>
          <w:b/>
          <w:sz w:val="24"/>
        </w:rPr>
        <w:t>1.2.2. Vướng mắc liên quan đến biểu mẫu báo cáo (Mẫu 06/BH)</w:t>
      </w:r>
    </w:p>
    <w:p>
      <w:pPr>
        <w:spacing w:before="0" w:after="40"/>
        <w:jc w:val="both"/>
      </w:pPr>
      <w:r>
        <w:rPr>
          <w:b w:val="0"/>
          <w:sz w:val="24"/>
        </w:rPr>
        <w:t>Cách xử lý chi phí KCB trong năm tài chính phải thu hồi cơ sở KCB trên Mẫu 06/BH (Điều 52 Nghị định 188/2025/NĐ-CP) chưa có hướng dẫn thống nhất. Trên cơ sở ý kiến của Ban CSYT (CV 366/CSYT ngày 19/6/2026) và Ban TCKT (CV 820/TCKT ngày 18/6/2026), đề xuất xử lý các mã số trên Mẫu 06/BH như sau:</w:t>
      </w:r>
    </w:p>
    <w:p>
      <w:pPr>
        <w:spacing w:before="0" w:after="20"/>
        <w:ind w:left="397"/>
      </w:pPr>
      <w:r>
        <w:rPr>
          <w:sz w:val="24"/>
        </w:rPr>
        <w:t>- Mã số 19 – Điều chỉnh tăng: Phản ánh chi phí KCB phát sinh các kỳ trước trong năm chưa được quyết toán, kỳ này đã đủ điều kiện thanh toán (theo ý kiến Ban CSYT);</w:t>
      </w:r>
    </w:p>
    <w:p>
      <w:pPr>
        <w:spacing w:before="0" w:after="20"/>
        <w:ind w:left="397"/>
      </w:pPr>
      <w:r>
        <w:rPr>
          <w:sz w:val="24"/>
        </w:rPr>
        <w:t>- Mã số 20 – Điều chỉnh giảm: Phản ánh chi phí đã quyết toán kỳ trước trong năm, qua giám định/thanh tra phát hiện sai và phải thu hồi (theo ý kiến Ban CSYT);</w:t>
      </w:r>
    </w:p>
    <w:p>
      <w:pPr>
        <w:spacing w:before="0" w:after="20"/>
        <w:ind w:left="397"/>
      </w:pPr>
      <w:r>
        <w:rPr>
          <w:sz w:val="24"/>
        </w:rPr>
        <w:t>- Mã số 53 – Kinh phí phải nộp trong kỳ: Phản ánh kinh phí thu hồi cơ sở KCB vào quỹ BHYT theo kết luận cơ quan có thẩm quyền, bao gồm cả thu hồi năm trước (theo ý kiến Ban TCKT);</w:t>
      </w:r>
    </w:p>
    <w:p>
      <w:pPr>
        <w:spacing w:before="0" w:after="20"/>
        <w:ind w:left="397"/>
      </w:pPr>
      <w:r>
        <w:rPr>
          <w:sz w:val="24"/>
        </w:rPr>
        <w:t>- Mã số 41/42: Bổ sung hướng dẫn tăng/giảm trừ số phải thu hồi trong năm tương ứng.</w:t>
      </w:r>
    </w:p>
    <w:p>
      <w:pPr>
        <w:spacing w:before="80" w:after="40"/>
        <w:jc w:val="both"/>
      </w:pPr>
      <w:r>
        <w:rPr>
          <w:b/>
          <w:sz w:val="24"/>
        </w:rPr>
        <w:t>1.2.3. Vướng mắc liên quan đến thực hiện quy định tại Thông tư 12/2026/TT-BTC</w:t>
      </w:r>
    </w:p>
    <w:p>
      <w:pPr>
        <w:spacing w:before="0" w:after="20"/>
        <w:ind w:left="397"/>
      </w:pPr>
      <w:r>
        <w:rPr>
          <w:sz w:val="24"/>
        </w:rPr>
        <w:t>- Các quy tắc giám định tự động theo điểm đ, g khoản 1 Điều 10 TT12 (từ 24 chuyên đề đã phân tích) chưa được phê duyệt để tích hợp vào Hệ thống;</w:t>
      </w:r>
    </w:p>
    <w:p>
      <w:pPr>
        <w:spacing w:before="0" w:after="20"/>
        <w:ind w:left="397"/>
      </w:pPr>
      <w:r>
        <w:rPr>
          <w:sz w:val="24"/>
        </w:rPr>
        <w:t>- Giám định tự động tổng hợp theo tháng/quý/năm (điểm đ, g, h khoản 1 Điều 10) sẽ không đáp ứng thời hạn thông báo kết quả 07 ngày làm việc (khoản 2 Điều 10); cần có giải pháp kỹ thuật phù hợp.</w:t>
      </w:r>
    </w:p>
    <w:p>
      <w:pPr>
        <w:spacing w:before="80" w:after="40"/>
        <w:jc w:val="both"/>
      </w:pPr>
      <w:r>
        <w:rPr>
          <w:b/>
          <w:sz w:val="24"/>
        </w:rPr>
        <w:t>1.2.4. Vướng mắc liên quan đến hạ tầng công nghệ thông tin</w:t>
      </w:r>
    </w:p>
    <w:p>
      <w:pPr>
        <w:spacing w:before="0" w:after="20"/>
        <w:ind w:left="397"/>
      </w:pPr>
      <w:r>
        <w:rPr>
          <w:sz w:val="24"/>
        </w:rPr>
        <w:t>- Chức năng tra cứu miễn cùng chi trả: Sau tối ưu câu lệnh, thời gian giảm từ 5–7 phút xuống còn ~15 giây/trường hợp;</w:t>
      </w:r>
    </w:p>
    <w:p>
      <w:pPr>
        <w:spacing w:before="0" w:after="20"/>
        <w:ind w:left="397"/>
      </w:pPr>
      <w:r>
        <w:rPr>
          <w:sz w:val="24"/>
        </w:rPr>
        <w:t>- Một số chức năng khác vẫn còn chậm vào giờ cao điểm, ảnh hưởng đến việc tổng hợp và phân tích dữ liệu toàn quốc; cần tiếp tục nâng cấp hạ tầng.</w:t>
      </w:r>
    </w:p>
    <w:p>
      <w:pPr>
        <w:spacing w:before="80" w:after="40"/>
        <w:jc w:val="both"/>
      </w:pPr>
      <w:r>
        <w:rPr>
          <w:b/>
          <w:sz w:val="24"/>
        </w:rPr>
        <w:t>1.3. Các nội dung yêu cầu ngoài Thông tư 12/2026/TT-BTC</w:t>
      </w:r>
    </w:p>
    <w:p>
      <w:pPr>
        <w:spacing w:before="0" w:after="40"/>
        <w:jc w:val="both"/>
      </w:pPr>
      <w:r>
        <w:rPr>
          <w:b w:val="0"/>
          <w:sz w:val="24"/>
        </w:rPr>
        <w:t>Theo Luật BHYT số 51/2024/QH15 và Nghị định 188/2025/NĐ-CP, còn nhiều nội dung chưa hoàn thành: 72 quy tắc giám định hồ sơ, 02 quy tắc giám định danh mục và 24 chuyên đề chuyển thành quy tắc tự động. Đây là khối lượng công việc lớn, đề nghị được ưu tiên bố trí nguồn lực trong thời gian tới.</w:t>
      </w:r>
    </w:p>
    <w:p>
      <w:pPr>
        <w:spacing w:before="120" w:after="40"/>
        <w:jc w:val="both"/>
      </w:pPr>
      <w:r>
        <w:rPr>
          <w:b/>
          <w:sz w:val="24"/>
        </w:rPr>
        <w:t>2. Kiến nghị, đề xuất</w:t>
      </w:r>
    </w:p>
    <w:p>
      <w:pPr>
        <w:spacing w:before="40" w:after="40"/>
        <w:jc w:val="both"/>
      </w:pPr>
      <w:r>
        <w:rPr>
          <w:b/>
          <w:sz w:val="24"/>
        </w:rPr>
        <w:t>2.1. Về tiến độ nâng cấp phần mềm</w:t>
      </w:r>
    </w:p>
    <w:p>
      <w:pPr>
        <w:spacing w:before="0" w:after="40"/>
        <w:jc w:val="both"/>
      </w:pPr>
      <w:r>
        <w:rPr>
          <w:b w:val="0"/>
          <w:sz w:val="24"/>
        </w:rPr>
        <w:t>Đề nghị Trung tâm CNTT đôn đốc đơn vị tư vấn phần mềm khẩn trương bố trí nhân lực phù hợp, đảm bảo hoàn thành 08 chức năng dự kiến trước ngày 27/6/2026 (PMGĐ: 04, CTN: 04) và các chức năng còn lại đúng tiến độ; đồng thời phối hợp chặt chẽ với Trung tâm trong kiểm thử, nghiệm thu đảm bảo đúng nghiệp vụ theo quy định tại Thông tư số 12/2026/TT-BTC.</w:t>
      </w:r>
    </w:p>
    <w:p>
      <w:pPr>
        <w:spacing w:before="80" w:after="40"/>
        <w:jc w:val="both"/>
      </w:pPr>
      <w:r>
        <w:rPr>
          <w:b/>
          <w:sz w:val="24"/>
        </w:rPr>
        <w:t>2.2. Về xử lý chi phí thu hồi trên Mẫu 06/BH</w:t>
      </w:r>
    </w:p>
    <w:p>
      <w:pPr>
        <w:spacing w:before="0" w:after="40"/>
        <w:jc w:val="both"/>
      </w:pPr>
      <w:r>
        <w:rPr>
          <w:b w:val="0"/>
          <w:sz w:val="24"/>
        </w:rPr>
        <w:t>Đề nghị BHXH Việt Nam sớm ban hành văn bản thống nhất hướng dẫn xử lý chi phí KCB phải thu hồi trong năm tài chính trên Mẫu 06/BH theo đề xuất tại mục 1.2.2, làm cơ sở để Trung tâm CNTT hoàn thiện chức năng tương ứng trên Hệ thống.</w:t>
      </w:r>
    </w:p>
    <w:p>
      <w:pPr>
        <w:spacing w:before="80" w:after="40"/>
        <w:jc w:val="both"/>
      </w:pPr>
      <w:r>
        <w:rPr>
          <w:b/>
          <w:sz w:val="24"/>
        </w:rPr>
        <w:t>2.3. Về hạ tầng công nghệ thông tin</w:t>
      </w:r>
    </w:p>
    <w:p>
      <w:pPr>
        <w:spacing w:before="0" w:after="40"/>
        <w:jc w:val="both"/>
      </w:pPr>
      <w:r>
        <w:rPr>
          <w:b w:val="0"/>
          <w:sz w:val="24"/>
        </w:rPr>
        <w:t>Đề nghị Trung tâm CNTT phối hợp đơn vị tư vấn xây dựng phương án nâng cấp, bổ sung hạ tầng cho các phần mềm thuộc Hệ thống thông tin giám định BHYT, đảm bảo hoạt động thông suốt và đáp ứng yêu cầu tổng hợp, phân tích dữ liệu toàn quốc.</w:t>
      </w:r>
    </w:p>
    <w:p>
      <w:pPr>
        <w:spacing w:before="80" w:after="40"/>
        <w:jc w:val="both"/>
      </w:pPr>
      <w:r>
        <w:rPr>
          <w:b/>
          <w:sz w:val="24"/>
        </w:rPr>
        <w:t>2.4. Về thực hiện Chỉ thị 17/CT-TTg</w:t>
      </w:r>
    </w:p>
    <w:p>
      <w:pPr>
        <w:spacing w:before="0" w:after="40"/>
        <w:jc w:val="both"/>
      </w:pPr>
      <w:r>
        <w:rPr>
          <w:b w:val="0"/>
          <w:sz w:val="24"/>
        </w:rPr>
        <w:t>Thực hiện Chỉ thị số 17/CT-TTg ngày 06/5/2026 của Thủ tướng Chính phủ về khám sức khỏe định kỳ và khám sàng lọc miễn phí, đề nghị BHXH Việt Nam hướng dẫn Trung tâm tiếp nhận, đồng bộ dữ liệu và kết nối liên thông kịp thời theo chỉ đạo.</w:t>
      </w:r>
    </w:p>
    <w:p>
      <w:pPr>
        <w:spacing w:before="0" w:after="40"/>
        <w:jc w:val="both"/>
      </w:pPr>
      <w:r>
        <w:rPr>
          <w:b w:val="0"/>
          <w:sz w:val="24"/>
        </w:rPr>
      </w:r>
    </w:p>
    <w:p>
      <w:pPr>
        <w:spacing w:before="80" w:after="40"/>
        <w:jc w:val="left"/>
      </w:pPr>
      <w:r>
        <w:rPr>
          <w:b w:val="0"/>
          <w:sz w:val="24"/>
        </w:rPr>
        <w:t>Trung tâm trân trọng báo cáo và xin ý kiến chỉ đạo của Giám đốc Bảo hiểm xã hội Việt Nam./.</w:t>
      </w:r>
    </w:p>
    <w:sectPr w:rsidR="00FC693F" w:rsidRPr="0006063C" w:rsidSect="00034616">
      <w:pgSz w:w="11907" w:h="16840"/>
      <w:pgMar w:top="1134" w:right="1134" w:bottom="709" w:left="1701" w:header="720" w:footer="720" w:gutter="0"/>
      <w:cols w:space="720"/>
      <w:docGrid w:linePitch="360"/>
    </w:sectPr>
    <w:p w14:paraId="3BDA2183" w14:textId="694BB7A2" w:rsidR="00370E85" w:rsidRPr="00C360C6" w:rsidRDefault="00370E85" w:rsidP="007F50D8">
      <w:pPr>
        <w:spacing w:before="240"/>
        <w:jc w:val="center"/>
        <w:rPr>
          <w:b/>
          <w:bCs/>
          <w:sz w:val="28"/>
          <w:szCs w:val="28"/>
        </w:rPr>
      </w:pPr>
      <w:r w:rsidRPr="00C360C6">
        <w:rPr>
          <w:b/>
          <w:bCs/>
          <w:sz w:val="28"/>
          <w:szCs w:val="28"/>
        </w:rPr>
        <w:t>BÁO CÁO</w:t>
      </w:r>
    </w:p>
    <w:p w14:paraId="32B2F2EE" w14:textId="71390977" w:rsidR="006A46E6" w:rsidRPr="00C360C6" w:rsidRDefault="00EE495B" w:rsidP="00462FEF">
      <w:pPr>
        <w:pStyle w:val="ListParagraph"/>
        <w:spacing w:after="0" w:line="240" w:lineRule="auto"/>
        <w:ind w:left="0" w:right="-142"/>
        <w:jc w:val="center"/>
        <w:rPr>
          <w:rFonts w:ascii="Times New Roman" w:hAnsi="Times New Roman"/>
          <w:b/>
          <w:sz w:val="28"/>
          <w:szCs w:val="28"/>
        </w:rPr>
      </w:pPr>
      <w:r w:rsidRPr="00C360C6">
        <w:rPr>
          <w:rFonts w:ascii="Times New Roman" w:hAnsi="Times New Roman"/>
          <w:b/>
          <w:sz w:val="28"/>
          <w:szCs w:val="28"/>
        </w:rPr>
        <w:t>V/v</w:t>
      </w:r>
      <w:r w:rsidR="008D4CB9" w:rsidRPr="00C360C6">
        <w:rPr>
          <w:rFonts w:ascii="Times New Roman" w:hAnsi="Times New Roman"/>
          <w:b/>
          <w:sz w:val="28"/>
          <w:szCs w:val="28"/>
        </w:rPr>
        <w:t xml:space="preserve"> </w:t>
      </w:r>
      <w:r w:rsidR="00EE6794" w:rsidRPr="00C360C6">
        <w:rPr>
          <w:rFonts w:ascii="Times New Roman" w:hAnsi="Times New Roman"/>
          <w:b/>
          <w:sz w:val="28"/>
          <w:szCs w:val="28"/>
        </w:rPr>
        <w:t>tiến độ nâng cấp</w:t>
      </w:r>
      <w:r w:rsidR="008D4CB9" w:rsidRPr="00C360C6">
        <w:rPr>
          <w:rFonts w:ascii="Times New Roman" w:hAnsi="Times New Roman"/>
          <w:b/>
          <w:sz w:val="28"/>
          <w:szCs w:val="28"/>
        </w:rPr>
        <w:t xml:space="preserve"> Hệ thống thông tin giám định bảo hiểm y tế</w:t>
      </w:r>
    </w:p>
    <w:p w14:paraId="6F1846E8" w14:textId="50F2E5E2" w:rsidR="00C07770" w:rsidRPr="00C360C6" w:rsidRDefault="00EE6794" w:rsidP="00462FEF">
      <w:pPr>
        <w:pStyle w:val="ListParagraph"/>
        <w:spacing w:after="0" w:line="240" w:lineRule="auto"/>
        <w:ind w:left="0" w:right="-142"/>
        <w:jc w:val="center"/>
        <w:rPr>
          <w:rFonts w:ascii="Times New Roman" w:hAnsi="Times New Roman"/>
          <w:b/>
          <w:sz w:val="28"/>
          <w:szCs w:val="28"/>
        </w:rPr>
      </w:pPr>
      <w:r w:rsidRPr="00C360C6">
        <w:rPr>
          <w:rFonts w:ascii="Times New Roman" w:hAnsi="Times New Roman"/>
          <w:b/>
          <w:sz w:val="28"/>
          <w:szCs w:val="28"/>
        </w:rPr>
        <w:t>theo Thông tư số 12/2026/TT-BTC</w:t>
      </w:r>
      <w:r w:rsidR="00C07770" w:rsidRPr="00C360C6">
        <w:rPr>
          <w:rFonts w:ascii="Times New Roman" w:hAnsi="Times New Roman"/>
          <w:b/>
          <w:sz w:val="28"/>
          <w:szCs w:val="28"/>
        </w:rPr>
        <w:t xml:space="preserve"> và các văn bản quy phạm pháp luật khác</w:t>
      </w:r>
    </w:p>
    <w:p w14:paraId="3A446A6B" w14:textId="0615BD93" w:rsidR="00370E85" w:rsidRPr="00C360C6" w:rsidRDefault="00C07770" w:rsidP="00CE0055">
      <w:pPr>
        <w:pStyle w:val="ListParagraph"/>
        <w:spacing w:after="0" w:line="240" w:lineRule="auto"/>
        <w:ind w:left="0"/>
        <w:jc w:val="center"/>
        <w:rPr>
          <w:rFonts w:ascii="Times New Roman" w:hAnsi="Times New Roman"/>
          <w:bCs/>
          <w:i/>
          <w:iCs/>
          <w:sz w:val="28"/>
          <w:szCs w:val="28"/>
        </w:rPr>
      </w:pPr>
      <w:r w:rsidRPr="00C360C6">
        <w:rPr>
          <w:rFonts w:ascii="Times New Roman" w:hAnsi="Times New Roman"/>
          <w:bCs/>
          <w:i/>
          <w:iCs/>
          <w:sz w:val="28"/>
          <w:szCs w:val="28"/>
        </w:rPr>
        <w:t>(T</w:t>
      </w:r>
      <w:r w:rsidR="00F5258A" w:rsidRPr="00C360C6">
        <w:rPr>
          <w:rFonts w:ascii="Times New Roman" w:hAnsi="Times New Roman"/>
          <w:bCs/>
          <w:i/>
          <w:iCs/>
          <w:sz w:val="28"/>
          <w:szCs w:val="28"/>
          <w:lang w:val="vi-VN"/>
        </w:rPr>
        <w:t xml:space="preserve">ính đến ngày </w:t>
      </w:r>
      <w:r w:rsidR="00467DC4" w:rsidRPr="00D57389">
        <w:rPr>
          <w:rFonts w:ascii="Times New Roman" w:hAnsi="Times New Roman"/>
          <w:bCs/>
          <w:i/>
          <w:iCs/>
          <w:color w:val="FF0000"/>
          <w:sz w:val="28"/>
          <w:szCs w:val="28"/>
          <w:lang w:val="vi-VN"/>
        </w:rPr>
        <w:t>1</w:t>
      </w:r>
      <w:r w:rsidR="008B6D35" w:rsidRPr="00D57389">
        <w:rPr>
          <w:rFonts w:ascii="Times New Roman" w:hAnsi="Times New Roman"/>
          <w:bCs/>
          <w:i/>
          <w:iCs/>
          <w:color w:val="FF0000"/>
          <w:sz w:val="28"/>
          <w:szCs w:val="28"/>
        </w:rPr>
        <w:t>6</w:t>
      </w:r>
      <w:r w:rsidR="00462FEF" w:rsidRPr="00D57389">
        <w:rPr>
          <w:rFonts w:ascii="Times New Roman" w:hAnsi="Times New Roman"/>
          <w:bCs/>
          <w:i/>
          <w:iCs/>
          <w:color w:val="FF0000"/>
          <w:sz w:val="28"/>
          <w:szCs w:val="28"/>
        </w:rPr>
        <w:t xml:space="preserve"> tháng </w:t>
      </w:r>
      <w:r w:rsidR="00467DC4" w:rsidRPr="00D57389">
        <w:rPr>
          <w:rFonts w:ascii="Times New Roman" w:hAnsi="Times New Roman"/>
          <w:bCs/>
          <w:i/>
          <w:iCs/>
          <w:color w:val="FF0000"/>
          <w:sz w:val="28"/>
          <w:szCs w:val="28"/>
          <w:lang w:val="vi-VN"/>
        </w:rPr>
        <w:t>6</w:t>
      </w:r>
      <w:r w:rsidR="00462FEF" w:rsidRPr="00D57389">
        <w:rPr>
          <w:rFonts w:ascii="Times New Roman" w:hAnsi="Times New Roman"/>
          <w:bCs/>
          <w:i/>
          <w:iCs/>
          <w:color w:val="FF0000"/>
          <w:sz w:val="28"/>
          <w:szCs w:val="28"/>
        </w:rPr>
        <w:t xml:space="preserve"> năm </w:t>
      </w:r>
      <w:r w:rsidR="00F5258A" w:rsidRPr="00C360C6">
        <w:rPr>
          <w:rFonts w:ascii="Times New Roman" w:hAnsi="Times New Roman"/>
          <w:bCs/>
          <w:i/>
          <w:iCs/>
          <w:sz w:val="28"/>
          <w:szCs w:val="28"/>
          <w:lang w:val="vi-VN"/>
        </w:rPr>
        <w:t>2026</w:t>
      </w:r>
      <w:r w:rsidRPr="00C360C6">
        <w:rPr>
          <w:rFonts w:ascii="Times New Roman" w:hAnsi="Times New Roman"/>
          <w:bCs/>
          <w:i/>
          <w:iCs/>
          <w:sz w:val="28"/>
          <w:szCs w:val="28"/>
        </w:rPr>
        <w:t>)</w:t>
      </w:r>
    </w:p>
    <w:p w14:paraId="7984EFFA" w14:textId="3A951737" w:rsidR="0067046A" w:rsidRPr="00C360C6" w:rsidRDefault="00BF6550" w:rsidP="00A73982">
      <w:pPr>
        <w:spacing w:before="360" w:after="360"/>
        <w:ind w:left="720"/>
        <w:jc w:val="center"/>
        <w:rPr>
          <w:sz w:val="28"/>
          <w:szCs w:val="28"/>
          <w:lang w:val="vi-VN"/>
        </w:rPr>
      </w:pPr>
      <w:r w:rsidRPr="00C360C6">
        <w:rPr>
          <w:bCs/>
          <w:sz w:val="28"/>
          <w:szCs w:val="28"/>
          <w:lang w:val="vi-VN"/>
        </w:rPr>
        <w:t>Kính gửi:</w:t>
      </w:r>
      <w:r w:rsidRPr="00C360C6">
        <w:rPr>
          <w:bCs/>
          <w:sz w:val="28"/>
          <w:szCs w:val="28"/>
        </w:rPr>
        <w:t xml:space="preserve"> </w:t>
      </w:r>
      <w:r w:rsidR="00CC7C78" w:rsidRPr="00C360C6">
        <w:rPr>
          <w:sz w:val="28"/>
          <w:szCs w:val="28"/>
        </w:rPr>
        <w:t>Giám đốc</w:t>
      </w:r>
      <w:r w:rsidR="00AA616B" w:rsidRPr="00C360C6">
        <w:rPr>
          <w:sz w:val="28"/>
          <w:szCs w:val="28"/>
        </w:rPr>
        <w:t xml:space="preserve"> Bảo hiểm xã hội Việt Nam</w:t>
      </w:r>
    </w:p>
    <w:p w14:paraId="59CE2F44" w14:textId="2F981D26" w:rsidR="00AF68DB" w:rsidRDefault="003D11B1" w:rsidP="004B635F">
      <w:pPr>
        <w:pStyle w:val="ListParagraph"/>
        <w:spacing w:after="0" w:line="269" w:lineRule="auto"/>
        <w:ind w:left="0" w:firstLine="567"/>
        <w:jc w:val="both"/>
        <w:rPr>
          <w:rFonts w:ascii="Times New Roman" w:hAnsi="Times New Roman"/>
          <w:bCs/>
          <w:color w:val="FF0000"/>
          <w:sz w:val="28"/>
          <w:szCs w:val="28"/>
        </w:rPr>
      </w:pPr>
      <w:r w:rsidRPr="00C360C6">
        <w:rPr>
          <w:rFonts w:ascii="Times New Roman" w:hAnsi="Times New Roman"/>
          <w:bCs/>
          <w:sz w:val="28"/>
          <w:szCs w:val="28"/>
        </w:rPr>
        <w:t xml:space="preserve">Thực hiện ý kiến chỉ đạo </w:t>
      </w:r>
      <w:r w:rsidR="005419F3" w:rsidRPr="00C360C6">
        <w:rPr>
          <w:rFonts w:ascii="Times New Roman" w:hAnsi="Times New Roman"/>
          <w:bCs/>
          <w:sz w:val="28"/>
          <w:szCs w:val="28"/>
        </w:rPr>
        <w:t>của Phó Giám đốc Bảo hiểm xã hội</w:t>
      </w:r>
      <w:r w:rsidR="00687226" w:rsidRPr="00C360C6">
        <w:rPr>
          <w:rFonts w:ascii="Times New Roman" w:hAnsi="Times New Roman"/>
          <w:bCs/>
          <w:sz w:val="28"/>
          <w:szCs w:val="28"/>
        </w:rPr>
        <w:t xml:space="preserve"> (BHXH)</w:t>
      </w:r>
      <w:r w:rsidR="005419F3" w:rsidRPr="00C360C6">
        <w:rPr>
          <w:rFonts w:ascii="Times New Roman" w:hAnsi="Times New Roman"/>
          <w:bCs/>
          <w:sz w:val="28"/>
          <w:szCs w:val="28"/>
        </w:rPr>
        <w:t xml:space="preserve"> Việt Nam Nguyễn Đức Hòa</w:t>
      </w:r>
      <w:r w:rsidR="00C760AE" w:rsidRPr="00C360C6">
        <w:rPr>
          <w:rFonts w:ascii="Times New Roman" w:hAnsi="Times New Roman"/>
          <w:bCs/>
          <w:sz w:val="28"/>
          <w:szCs w:val="28"/>
        </w:rPr>
        <w:t xml:space="preserve"> </w:t>
      </w:r>
      <w:r w:rsidR="005419F3" w:rsidRPr="00C360C6">
        <w:rPr>
          <w:rFonts w:ascii="Times New Roman" w:hAnsi="Times New Roman"/>
          <w:bCs/>
          <w:sz w:val="28"/>
          <w:szCs w:val="28"/>
        </w:rPr>
        <w:t xml:space="preserve">tại </w:t>
      </w:r>
      <w:r w:rsidR="004B635F">
        <w:rPr>
          <w:rFonts w:ascii="Times New Roman" w:hAnsi="Times New Roman"/>
          <w:bCs/>
          <w:sz w:val="28"/>
          <w:szCs w:val="28"/>
        </w:rPr>
        <w:t xml:space="preserve">buổi </w:t>
      </w:r>
      <w:r w:rsidR="00B63334" w:rsidRPr="00C360C6">
        <w:rPr>
          <w:rFonts w:ascii="Times New Roman" w:hAnsi="Times New Roman"/>
          <w:bCs/>
          <w:sz w:val="28"/>
          <w:szCs w:val="28"/>
        </w:rPr>
        <w:t xml:space="preserve">làm việc với </w:t>
      </w:r>
      <w:r w:rsidR="00B63334" w:rsidRPr="00C360C6">
        <w:rPr>
          <w:rFonts w:ascii="Times New Roman" w:hAnsi="Times New Roman"/>
          <w:bCs/>
          <w:sz w:val="28"/>
          <w:szCs w:val="28"/>
          <w:lang w:val="vi-VN"/>
        </w:rPr>
        <w:t>Trung tâm Kiểm soát thanh toán bảo hiểm xã hội, bảo hiểm y tế điện tử (Trung tâm)</w:t>
      </w:r>
      <w:r w:rsidR="00B63334" w:rsidRPr="00C360C6">
        <w:rPr>
          <w:rFonts w:ascii="Times New Roman" w:hAnsi="Times New Roman"/>
          <w:bCs/>
          <w:sz w:val="28"/>
          <w:szCs w:val="28"/>
        </w:rPr>
        <w:t xml:space="preserve"> và </w:t>
      </w:r>
      <w:r w:rsidR="00B63334" w:rsidRPr="00C360C6">
        <w:rPr>
          <w:rFonts w:ascii="Times New Roman" w:hAnsi="Times New Roman"/>
          <w:bCs/>
          <w:sz w:val="28"/>
          <w:szCs w:val="28"/>
          <w:lang w:val="vi-VN"/>
        </w:rPr>
        <w:t>Trung tâm Công nghệ thông tin và Chuyển đổi số</w:t>
      </w:r>
      <w:r w:rsidR="00B63334" w:rsidRPr="00C360C6">
        <w:rPr>
          <w:rFonts w:ascii="Times New Roman" w:hAnsi="Times New Roman"/>
          <w:bCs/>
          <w:sz w:val="28"/>
          <w:szCs w:val="28"/>
        </w:rPr>
        <w:t xml:space="preserve"> (CNTT) </w:t>
      </w:r>
      <w:r w:rsidRPr="00C360C6">
        <w:rPr>
          <w:rFonts w:ascii="Times New Roman" w:hAnsi="Times New Roman"/>
          <w:bCs/>
          <w:sz w:val="28"/>
          <w:szCs w:val="28"/>
        </w:rPr>
        <w:t xml:space="preserve">ngày </w:t>
      </w:r>
      <w:r w:rsidR="00047F25" w:rsidRPr="00C360C6">
        <w:rPr>
          <w:rFonts w:ascii="Times New Roman" w:hAnsi="Times New Roman"/>
          <w:bCs/>
          <w:sz w:val="28"/>
          <w:szCs w:val="28"/>
          <w:lang w:val="vi-VN"/>
        </w:rPr>
        <w:t>09/6</w:t>
      </w:r>
      <w:r w:rsidRPr="00C360C6">
        <w:rPr>
          <w:rFonts w:ascii="Times New Roman" w:hAnsi="Times New Roman"/>
          <w:bCs/>
          <w:sz w:val="28"/>
          <w:szCs w:val="28"/>
        </w:rPr>
        <w:t>/202</w:t>
      </w:r>
      <w:r w:rsidR="001D6622" w:rsidRPr="00C360C6">
        <w:rPr>
          <w:rFonts w:ascii="Times New Roman" w:hAnsi="Times New Roman"/>
          <w:bCs/>
          <w:sz w:val="28"/>
          <w:szCs w:val="28"/>
        </w:rPr>
        <w:t>6</w:t>
      </w:r>
      <w:r w:rsidR="00FC2FFE" w:rsidRPr="00C360C6">
        <w:rPr>
          <w:rFonts w:ascii="Times New Roman" w:hAnsi="Times New Roman"/>
          <w:bCs/>
          <w:sz w:val="28"/>
          <w:szCs w:val="28"/>
        </w:rPr>
        <w:t xml:space="preserve"> về </w:t>
      </w:r>
      <w:r w:rsidR="004B635F">
        <w:rPr>
          <w:rFonts w:ascii="Times New Roman" w:hAnsi="Times New Roman"/>
          <w:bCs/>
          <w:sz w:val="28"/>
          <w:szCs w:val="28"/>
        </w:rPr>
        <w:t xml:space="preserve">rà soát tiến độ </w:t>
      </w:r>
      <w:r w:rsidR="00FC2FFE" w:rsidRPr="00C360C6">
        <w:rPr>
          <w:rFonts w:ascii="Times New Roman" w:hAnsi="Times New Roman"/>
          <w:bCs/>
          <w:sz w:val="28"/>
          <w:szCs w:val="28"/>
        </w:rPr>
        <w:t>xây dựng</w:t>
      </w:r>
      <w:r w:rsidR="00B63334" w:rsidRPr="00C360C6">
        <w:rPr>
          <w:rFonts w:ascii="Times New Roman" w:hAnsi="Times New Roman"/>
          <w:bCs/>
          <w:sz w:val="28"/>
          <w:szCs w:val="28"/>
        </w:rPr>
        <w:t>, điều chỉnh</w:t>
      </w:r>
      <w:r w:rsidR="00FC2FFE" w:rsidRPr="00C360C6">
        <w:rPr>
          <w:rFonts w:ascii="Times New Roman" w:hAnsi="Times New Roman"/>
          <w:bCs/>
          <w:sz w:val="28"/>
          <w:szCs w:val="28"/>
        </w:rPr>
        <w:t xml:space="preserve"> các </w:t>
      </w:r>
      <w:r w:rsidR="00B63334" w:rsidRPr="00C360C6">
        <w:rPr>
          <w:rFonts w:ascii="Times New Roman" w:hAnsi="Times New Roman"/>
          <w:bCs/>
          <w:sz w:val="28"/>
          <w:szCs w:val="28"/>
        </w:rPr>
        <w:t>chức năng, tính năng các phần mềm nghiệp vụ thuộc</w:t>
      </w:r>
      <w:r w:rsidR="00FC2FFE" w:rsidRPr="00C360C6">
        <w:rPr>
          <w:rFonts w:ascii="Times New Roman" w:hAnsi="Times New Roman"/>
          <w:bCs/>
          <w:sz w:val="28"/>
          <w:szCs w:val="28"/>
        </w:rPr>
        <w:t xml:space="preserve"> Hệ thống thông tin giám định BHYT </w:t>
      </w:r>
      <w:r w:rsidR="00B63334" w:rsidRPr="00C360C6">
        <w:rPr>
          <w:rFonts w:ascii="Times New Roman" w:hAnsi="Times New Roman"/>
          <w:bCs/>
          <w:sz w:val="28"/>
          <w:szCs w:val="28"/>
        </w:rPr>
        <w:t>(Hệ thống) đáp ứng các quy định tại T</w:t>
      </w:r>
      <w:r w:rsidR="00FC2FFE" w:rsidRPr="00C360C6">
        <w:rPr>
          <w:rFonts w:ascii="Times New Roman" w:hAnsi="Times New Roman"/>
          <w:bCs/>
          <w:sz w:val="28"/>
          <w:szCs w:val="28"/>
        </w:rPr>
        <w:t>hông tư số 12/2026/TT-BTC</w:t>
      </w:r>
      <w:r w:rsidR="00B63334" w:rsidRPr="00C360C6">
        <w:rPr>
          <w:rFonts w:ascii="Times New Roman" w:hAnsi="Times New Roman"/>
          <w:bCs/>
          <w:sz w:val="28"/>
          <w:szCs w:val="28"/>
        </w:rPr>
        <w:t>,</w:t>
      </w:r>
      <w:r w:rsidR="008C4F0F" w:rsidRPr="00C360C6">
        <w:rPr>
          <w:rFonts w:ascii="Times New Roman" w:hAnsi="Times New Roman"/>
          <w:bCs/>
          <w:sz w:val="28"/>
          <w:szCs w:val="28"/>
        </w:rPr>
        <w:t xml:space="preserve"> trong đó </w:t>
      </w:r>
      <w:r w:rsidRPr="00C360C6">
        <w:rPr>
          <w:rFonts w:ascii="Times New Roman" w:hAnsi="Times New Roman"/>
          <w:bCs/>
          <w:sz w:val="28"/>
          <w:szCs w:val="28"/>
        </w:rPr>
        <w:t>giao</w:t>
      </w:r>
      <w:r w:rsidR="0097062A" w:rsidRPr="00C360C6">
        <w:rPr>
          <w:rFonts w:ascii="Times New Roman" w:hAnsi="Times New Roman"/>
          <w:bCs/>
          <w:sz w:val="28"/>
          <w:szCs w:val="28"/>
        </w:rPr>
        <w:t xml:space="preserve"> </w:t>
      </w:r>
      <w:r w:rsidR="00FC2FFE" w:rsidRPr="00C360C6">
        <w:rPr>
          <w:rFonts w:ascii="Times New Roman" w:hAnsi="Times New Roman"/>
          <w:bCs/>
          <w:sz w:val="28"/>
          <w:szCs w:val="28"/>
          <w:lang w:val="vi-VN"/>
        </w:rPr>
        <w:t xml:space="preserve">Trung tâm </w:t>
      </w:r>
      <w:r w:rsidR="008D1234" w:rsidRPr="00C360C6">
        <w:rPr>
          <w:rFonts w:ascii="Times New Roman" w:hAnsi="Times New Roman"/>
          <w:bCs/>
          <w:sz w:val="28"/>
          <w:szCs w:val="28"/>
        </w:rPr>
        <w:t xml:space="preserve">chủ trì, </w:t>
      </w:r>
      <w:r w:rsidR="00223ED6" w:rsidRPr="00C360C6">
        <w:rPr>
          <w:rFonts w:ascii="Times New Roman" w:hAnsi="Times New Roman"/>
          <w:bCs/>
          <w:sz w:val="28"/>
          <w:szCs w:val="28"/>
        </w:rPr>
        <w:t>p</w:t>
      </w:r>
      <w:r w:rsidR="00AF68DB" w:rsidRPr="00C360C6">
        <w:rPr>
          <w:rFonts w:ascii="Times New Roman" w:hAnsi="Times New Roman"/>
          <w:bCs/>
          <w:sz w:val="28"/>
          <w:szCs w:val="28"/>
        </w:rPr>
        <w:t xml:space="preserve">hối hợp </w:t>
      </w:r>
      <w:r w:rsidR="00B63334" w:rsidRPr="00C360C6">
        <w:rPr>
          <w:rFonts w:ascii="Times New Roman" w:hAnsi="Times New Roman"/>
          <w:bCs/>
          <w:sz w:val="28"/>
          <w:szCs w:val="28"/>
        </w:rPr>
        <w:t>cùng</w:t>
      </w:r>
      <w:r w:rsidR="00AF68DB" w:rsidRPr="00C360C6">
        <w:rPr>
          <w:rFonts w:ascii="Times New Roman" w:hAnsi="Times New Roman"/>
          <w:bCs/>
          <w:sz w:val="28"/>
          <w:szCs w:val="28"/>
        </w:rPr>
        <w:t xml:space="preserve"> </w:t>
      </w:r>
      <w:r w:rsidR="00FC2FFE" w:rsidRPr="00C360C6">
        <w:rPr>
          <w:rFonts w:ascii="Times New Roman" w:hAnsi="Times New Roman"/>
          <w:bCs/>
          <w:sz w:val="28"/>
          <w:szCs w:val="28"/>
          <w:lang w:val="vi-VN"/>
        </w:rPr>
        <w:t>Trung tâm CNTT</w:t>
      </w:r>
      <w:r w:rsidR="008D1234" w:rsidRPr="00C360C6">
        <w:rPr>
          <w:rFonts w:ascii="Times New Roman" w:hAnsi="Times New Roman"/>
          <w:bCs/>
          <w:sz w:val="28"/>
          <w:szCs w:val="28"/>
        </w:rPr>
        <w:t xml:space="preserve"> </w:t>
      </w:r>
      <w:r w:rsidR="0079218B" w:rsidRPr="00C360C6">
        <w:rPr>
          <w:rFonts w:ascii="Times New Roman" w:hAnsi="Times New Roman"/>
          <w:bCs/>
          <w:sz w:val="28"/>
          <w:szCs w:val="28"/>
          <w:lang w:val="vi-VN"/>
        </w:rPr>
        <w:t xml:space="preserve">báo cáo </w:t>
      </w:r>
      <w:r w:rsidR="00687226" w:rsidRPr="00C360C6">
        <w:rPr>
          <w:rFonts w:ascii="Times New Roman" w:hAnsi="Times New Roman"/>
          <w:bCs/>
          <w:sz w:val="28"/>
          <w:szCs w:val="28"/>
        </w:rPr>
        <w:t xml:space="preserve">Giám đốc BHXH Việt Nam về </w:t>
      </w:r>
      <w:r w:rsidR="0079218B" w:rsidRPr="00C360C6">
        <w:rPr>
          <w:rFonts w:ascii="Times New Roman" w:hAnsi="Times New Roman"/>
          <w:bCs/>
          <w:sz w:val="28"/>
          <w:szCs w:val="28"/>
          <w:lang w:val="vi-VN"/>
        </w:rPr>
        <w:t>tiến độ nâng cấp</w:t>
      </w:r>
      <w:r w:rsidR="00CE41E7" w:rsidRPr="00C360C6">
        <w:rPr>
          <w:rFonts w:ascii="Times New Roman" w:hAnsi="Times New Roman"/>
          <w:bCs/>
          <w:sz w:val="28"/>
          <w:szCs w:val="28"/>
        </w:rPr>
        <w:t xml:space="preserve"> Hệ </w:t>
      </w:r>
      <w:r w:rsidR="00687226" w:rsidRPr="00C360C6">
        <w:rPr>
          <w:rFonts w:ascii="Times New Roman" w:hAnsi="Times New Roman"/>
          <w:bCs/>
          <w:sz w:val="28"/>
          <w:szCs w:val="28"/>
        </w:rPr>
        <w:t>thống</w:t>
      </w:r>
      <w:r w:rsidR="004B635F">
        <w:rPr>
          <w:rFonts w:ascii="Times New Roman" w:hAnsi="Times New Roman"/>
          <w:bCs/>
          <w:sz w:val="28"/>
          <w:szCs w:val="28"/>
        </w:rPr>
        <w:t xml:space="preserve">. Sau khi </w:t>
      </w:r>
      <w:r w:rsidR="00BB2472">
        <w:rPr>
          <w:rFonts w:ascii="Times New Roman" w:hAnsi="Times New Roman"/>
          <w:bCs/>
          <w:sz w:val="28"/>
          <w:szCs w:val="28"/>
        </w:rPr>
        <w:t>tiếp thu</w:t>
      </w:r>
      <w:r w:rsidR="004B635F">
        <w:rPr>
          <w:rFonts w:ascii="Times New Roman" w:hAnsi="Times New Roman"/>
          <w:bCs/>
          <w:sz w:val="28"/>
          <w:szCs w:val="28"/>
        </w:rPr>
        <w:t xml:space="preserve"> ý kiến</w:t>
      </w:r>
      <w:r w:rsidR="00212BB8">
        <w:rPr>
          <w:rFonts w:ascii="Times New Roman" w:hAnsi="Times New Roman"/>
          <w:bCs/>
          <w:sz w:val="28"/>
          <w:szCs w:val="28"/>
        </w:rPr>
        <w:t xml:space="preserve"> góp ý</w:t>
      </w:r>
      <w:r w:rsidR="004B635F">
        <w:rPr>
          <w:rFonts w:ascii="Times New Roman" w:hAnsi="Times New Roman"/>
          <w:bCs/>
          <w:sz w:val="28"/>
          <w:szCs w:val="28"/>
        </w:rPr>
        <w:t xml:space="preserve"> của các đơn vị </w:t>
      </w:r>
      <w:r w:rsidR="009A7B48">
        <w:rPr>
          <w:rFonts w:ascii="Times New Roman" w:hAnsi="Times New Roman"/>
          <w:bCs/>
          <w:sz w:val="28"/>
          <w:szCs w:val="28"/>
        </w:rPr>
        <w:t>(</w:t>
      </w:r>
      <w:r w:rsidR="004B635F">
        <w:rPr>
          <w:rFonts w:ascii="Times New Roman" w:hAnsi="Times New Roman"/>
          <w:bCs/>
          <w:sz w:val="28"/>
          <w:szCs w:val="28"/>
        </w:rPr>
        <w:t xml:space="preserve">Trung tâm CNTT, Ban Thực hiện chính sách BHYT, Ban Tài chính – Kết toán) vào Dự thảo báo cáo, </w:t>
      </w:r>
      <w:r w:rsidR="004B635F" w:rsidRPr="007B6929">
        <w:rPr>
          <w:rFonts w:ascii="Times New Roman" w:hAnsi="Times New Roman"/>
          <w:bCs/>
          <w:sz w:val="28"/>
          <w:szCs w:val="28"/>
        </w:rPr>
        <w:t xml:space="preserve">Trung tâm báo cáo kết quả thực hiện nhiệm vụ tính đến ngày </w:t>
      </w:r>
      <w:r w:rsidR="001F2F11" w:rsidRPr="007B6929">
        <w:rPr>
          <w:rFonts w:ascii="Times New Roman" w:hAnsi="Times New Roman"/>
          <w:bCs/>
          <w:sz w:val="28"/>
          <w:szCs w:val="28"/>
        </w:rPr>
        <w:t>20</w:t>
      </w:r>
      <w:r w:rsidR="004B635F" w:rsidRPr="007B6929">
        <w:rPr>
          <w:rFonts w:ascii="Times New Roman" w:hAnsi="Times New Roman"/>
          <w:bCs/>
          <w:sz w:val="28"/>
          <w:szCs w:val="28"/>
        </w:rPr>
        <w:t>/6/2026 cụ thể như sau:</w:t>
      </w:r>
    </w:p>
    <w:p xmlns:w16du="http://schemas.microsoft.com/office/word/2023/wordml/word16du" w14:paraId="4878257E" w14:textId="120EDA05" w:rsidR="00066BB4" w:rsidRDefault="008D4CB9" w:rsidP="001726BD">
      <w:pPr>
        <w:spacing w:line="269" w:lineRule="auto"/>
        <w:ind w:firstLine="567"/>
        <w:jc w:val="both"/>
        <w:rPr>
          <w:b/>
          <w:bCs/>
          <w:sz w:val="28"/>
          <w:szCs w:val="28"/>
        </w:rPr>
      </w:pPr>
      <w:r w:rsidRPr="00C360C6">
        <w:rPr>
          <w:b/>
          <w:bCs/>
          <w:sz w:val="28"/>
          <w:szCs w:val="28"/>
        </w:rPr>
        <w:t xml:space="preserve">1. </w:t>
      </w:r>
      <w:del w:id="1" w:author="To Hong Luong" w:date="2026-06-24T15:22:00Z" w16du:dateUtc="2026-06-24T08:22:00Z">
        <w:r w:rsidR="00352250" w:rsidRPr="00C360C6" w:rsidDel="000A6574">
          <w:rPr>
            <w:b/>
            <w:bCs/>
            <w:sz w:val="28"/>
            <w:szCs w:val="28"/>
          </w:rPr>
          <w:delText>Tiến độ n</w:delText>
        </w:r>
      </w:del>
      <w:ins w:id="2" w:author="To Hong Luong" w:date="2026-06-24T15:22:00Z" w16du:dateUtc="2026-06-24T08:22:00Z">
        <w:r w:rsidR="000A6574">
          <w:rPr>
            <w:b/>
            <w:bCs/>
            <w:sz w:val="28"/>
            <w:szCs w:val="28"/>
          </w:rPr>
          <w:t>N</w:t>
        </w:r>
      </w:ins>
      <w:r w:rsidR="00352250" w:rsidRPr="00C360C6">
        <w:rPr>
          <w:b/>
          <w:bCs/>
          <w:sz w:val="28"/>
          <w:szCs w:val="28"/>
        </w:rPr>
        <w:t>âng cấp</w:t>
      </w:r>
      <w:del w:id="3" w:author="To Hong Luong" w:date="2026-06-24T15:22:00Z" w16du:dateUtc="2026-06-24T08:22:00Z">
        <w:r w:rsidR="00352250" w:rsidRPr="00C360C6" w:rsidDel="00BB3C49">
          <w:rPr>
            <w:b/>
            <w:bCs/>
            <w:sz w:val="28"/>
            <w:szCs w:val="28"/>
          </w:rPr>
          <w:delText xml:space="preserve"> các</w:delText>
        </w:r>
      </w:del>
      <w:r w:rsidR="00352250" w:rsidRPr="00C360C6">
        <w:rPr>
          <w:b/>
          <w:bCs/>
          <w:sz w:val="28"/>
          <w:szCs w:val="28"/>
        </w:rPr>
        <w:t xml:space="preserve"> chức năng, t</w:t>
      </w:r>
      <w:r w:rsidR="009461B6" w:rsidRPr="00C360C6">
        <w:rPr>
          <w:b/>
          <w:bCs/>
          <w:sz w:val="28"/>
          <w:szCs w:val="28"/>
        </w:rPr>
        <w:t>í</w:t>
      </w:r>
      <w:r w:rsidR="00352250" w:rsidRPr="00C360C6">
        <w:rPr>
          <w:b/>
          <w:bCs/>
          <w:sz w:val="28"/>
          <w:szCs w:val="28"/>
        </w:rPr>
        <w:t>nh năng</w:t>
      </w:r>
      <w:r w:rsidR="004B635F">
        <w:rPr>
          <w:b/>
          <w:bCs/>
          <w:sz w:val="28"/>
          <w:szCs w:val="28"/>
        </w:rPr>
        <w:t xml:space="preserve"> các phần mêm nghiệp vụ thuộc</w:t>
      </w:r>
      <w:r w:rsidR="00352250" w:rsidRPr="00C360C6">
        <w:rPr>
          <w:b/>
          <w:bCs/>
          <w:sz w:val="28"/>
          <w:szCs w:val="28"/>
        </w:rPr>
        <w:t xml:space="preserve"> </w:t>
      </w:r>
      <w:del w:id="4" w:author="To Hong Luong" w:date="2026-06-24T15:23:00Z" w16du:dateUtc="2026-06-24T08:23:00Z">
        <w:r w:rsidR="00352250" w:rsidRPr="00C360C6" w:rsidDel="00BB3C49">
          <w:rPr>
            <w:b/>
            <w:bCs/>
            <w:sz w:val="28"/>
            <w:szCs w:val="28"/>
          </w:rPr>
          <w:delText>của</w:delText>
        </w:r>
        <w:r w:rsidR="006A46E6" w:rsidRPr="00C360C6" w:rsidDel="00BB3C49">
          <w:rPr>
            <w:b/>
            <w:bCs/>
            <w:sz w:val="28"/>
            <w:szCs w:val="28"/>
          </w:rPr>
          <w:delText xml:space="preserve"> </w:delText>
        </w:r>
      </w:del>
      <w:r w:rsidR="006A46E6" w:rsidRPr="00C360C6">
        <w:rPr>
          <w:b/>
          <w:bCs/>
          <w:sz w:val="28"/>
          <w:szCs w:val="28"/>
        </w:rPr>
        <w:t>Hệ thống</w:t>
      </w:r>
      <w:r w:rsidR="00352250" w:rsidRPr="00C360C6">
        <w:rPr>
          <w:b/>
          <w:bCs/>
          <w:sz w:val="28"/>
          <w:szCs w:val="28"/>
        </w:rPr>
        <w:t xml:space="preserve"> </w:t>
      </w:r>
      <w:r w:rsidR="004B635F">
        <w:rPr>
          <w:b/>
          <w:bCs/>
          <w:sz w:val="28"/>
          <w:szCs w:val="28"/>
        </w:rPr>
        <w:t>đáp ứng các quy định tại</w:t>
      </w:r>
      <w:r w:rsidR="00352250" w:rsidRPr="00C360C6">
        <w:rPr>
          <w:b/>
          <w:bCs/>
          <w:sz w:val="28"/>
          <w:szCs w:val="28"/>
        </w:rPr>
        <w:t xml:space="preserve"> Thông tư số 12/2026/TT-BTC</w:t>
      </w:r>
      <w:r w:rsidR="00EB2240">
        <w:rPr>
          <w:b/>
          <w:bCs/>
          <w:sz w:val="28"/>
          <w:szCs w:val="28"/>
        </w:rPr>
        <w:t>:</w:t>
      </w:r>
    </w:p>
    <w:p w14:paraId="1EF20B7E" w14:textId="653653BE" w:rsidR="00EB2240" w:rsidRPr="00EB2240" w:rsidRDefault="00EB2240" w:rsidP="001726BD">
      <w:pPr>
        <w:spacing w:line="269" w:lineRule="auto"/>
        <w:ind w:firstLine="567"/>
        <w:jc w:val="both"/>
        <w:rPr>
          <w:sz w:val="28"/>
          <w:szCs w:val="28"/>
        </w:rPr>
      </w:pPr>
      <w:r w:rsidRPr="00EB2240">
        <w:rPr>
          <w:sz w:val="28"/>
          <w:szCs w:val="28"/>
        </w:rPr>
        <w:t xml:space="preserve">- Cổng tiếp nhận dữ liệu: </w:t>
      </w:r>
      <w:r>
        <w:rPr>
          <w:sz w:val="28"/>
          <w:szCs w:val="28"/>
        </w:rPr>
        <w:tab/>
      </w:r>
      <w:r>
        <w:rPr>
          <w:sz w:val="28"/>
          <w:szCs w:val="28"/>
        </w:rPr>
        <w:tab/>
      </w:r>
      <w:r w:rsidRPr="00EB2240">
        <w:rPr>
          <w:sz w:val="28"/>
          <w:szCs w:val="28"/>
        </w:rPr>
        <w:t>20 chức năng</w:t>
      </w:r>
    </w:p>
    <w:p w14:paraId="3D21F76F" w14:textId="70379403" w:rsidR="00EB2240" w:rsidRPr="00EB2240" w:rsidRDefault="00EB2240" w:rsidP="001726BD">
      <w:pPr>
        <w:spacing w:line="269" w:lineRule="auto"/>
        <w:ind w:firstLine="567"/>
        <w:jc w:val="both"/>
        <w:rPr>
          <w:sz w:val="28"/>
          <w:szCs w:val="28"/>
        </w:rPr>
      </w:pPr>
      <w:r w:rsidRPr="00EB2240">
        <w:rPr>
          <w:sz w:val="28"/>
          <w:szCs w:val="28"/>
        </w:rPr>
        <w:t>- Phần mềm Giám định BHYT:</w:t>
      </w:r>
      <w:r>
        <w:rPr>
          <w:sz w:val="28"/>
          <w:szCs w:val="28"/>
        </w:rPr>
        <w:t xml:space="preserve"> </w:t>
      </w:r>
      <w:r>
        <w:rPr>
          <w:sz w:val="28"/>
          <w:szCs w:val="28"/>
        </w:rPr>
        <w:tab/>
        <w:t>23 chức năng</w:t>
      </w:r>
    </w:p>
    <w:p xmlns:w16du="http://schemas.microsoft.com/office/word/2023/wordml/word16du" w14:paraId="0DD70444" w14:textId="6D60B6A4" w:rsidR="00304E54" w:rsidRDefault="00462629" w:rsidP="001726BD">
      <w:pPr>
        <w:spacing w:line="269" w:lineRule="auto"/>
        <w:ind w:firstLine="567"/>
        <w:jc w:val="both"/>
        <w:rPr>
          <w:b/>
          <w:bCs/>
          <w:i/>
          <w:sz w:val="28"/>
          <w:szCs w:val="28"/>
        </w:rPr>
      </w:pPr>
      <w:r>
        <w:rPr>
          <w:b/>
          <w:bCs/>
          <w:i/>
          <w:sz w:val="28"/>
          <w:szCs w:val="28"/>
        </w:rPr>
        <w:t>1.1</w:t>
      </w:r>
      <w:r w:rsidR="00304E54" w:rsidRPr="00C360C6">
        <w:rPr>
          <w:b/>
          <w:bCs/>
          <w:i/>
          <w:sz w:val="28"/>
          <w:szCs w:val="28"/>
        </w:rPr>
        <w:t xml:space="preserve">. </w:t>
      </w:r>
      <w:ins w:id="5" w:author="To Hong Luong" w:date="2026-06-24T15:21:00Z" w16du:dateUtc="2026-06-24T08:21:00Z">
        <w:r w:rsidR="000C38B9">
          <w:rPr>
            <w:b/>
            <w:bCs/>
            <w:i/>
            <w:sz w:val="28"/>
            <w:szCs w:val="28"/>
          </w:rPr>
          <w:t xml:space="preserve">Về </w:t>
        </w:r>
      </w:ins>
      <w:del w:id="6" w:author="To Hong Luong" w:date="2026-06-24T15:21:00Z" w16du:dateUtc="2026-06-24T08:21:00Z">
        <w:r w:rsidR="00304E54" w:rsidRPr="00C360C6" w:rsidDel="000C38B9">
          <w:rPr>
            <w:b/>
            <w:bCs/>
            <w:i/>
            <w:sz w:val="28"/>
            <w:szCs w:val="28"/>
          </w:rPr>
          <w:delText>T</w:delText>
        </w:r>
      </w:del>
      <w:ins w:id="7" w:author="To Hong Luong" w:date="2026-06-24T15:21:00Z" w16du:dateUtc="2026-06-24T08:21:00Z">
        <w:r w:rsidR="000C38B9">
          <w:rPr>
            <w:b/>
            <w:bCs/>
            <w:i/>
            <w:sz w:val="28"/>
            <w:szCs w:val="28"/>
          </w:rPr>
          <w:t>t</w:t>
        </w:r>
      </w:ins>
      <w:r w:rsidR="00304E54" w:rsidRPr="00C360C6">
        <w:rPr>
          <w:b/>
          <w:bCs/>
          <w:i/>
          <w:sz w:val="28"/>
          <w:szCs w:val="28"/>
        </w:rPr>
        <w:t>iến độ nâng cấp</w:t>
      </w:r>
      <w:ins w:id="8" w:author="To Hong Luong" w:date="2026-06-24T15:21:00Z" w16du:dateUtc="2026-06-24T08:21:00Z">
        <w:r w:rsidR="000C38B9">
          <w:rPr>
            <w:b/>
            <w:bCs/>
            <w:i/>
            <w:sz w:val="28"/>
            <w:szCs w:val="28"/>
          </w:rPr>
          <w:t>, đi</w:t>
        </w:r>
      </w:ins>
      <w:ins w:id="9" w:author="To Hong Luong" w:date="2026-06-24T15:22:00Z" w16du:dateUtc="2026-06-24T08:22:00Z">
        <w:r w:rsidR="000C38B9">
          <w:rPr>
            <w:b/>
            <w:bCs/>
            <w:i/>
            <w:sz w:val="28"/>
            <w:szCs w:val="28"/>
          </w:rPr>
          <w:t>ều chỉnh phần mềm</w:t>
        </w:r>
      </w:ins>
    </w:p>
    <w:p w14:paraId="039E250D" w14:textId="56612A6C" w:rsidR="00462629" w:rsidRDefault="00462629" w:rsidP="009216B6">
      <w:pPr>
        <w:spacing w:line="269" w:lineRule="auto"/>
        <w:ind w:firstLine="567"/>
        <w:jc w:val="both"/>
        <w:rPr>
          <w:bCs/>
          <w:color w:val="FF0000"/>
          <w:sz w:val="28"/>
          <w:szCs w:val="28"/>
        </w:rPr>
      </w:pPr>
      <w:r>
        <w:rPr>
          <w:bCs/>
          <w:color w:val="FF0000"/>
          <w:sz w:val="28"/>
          <w:szCs w:val="28"/>
        </w:rPr>
        <w:t>- H</w:t>
      </w:r>
      <w:r w:rsidR="009216B6" w:rsidRPr="009216B6">
        <w:rPr>
          <w:bCs/>
          <w:color w:val="FF0000"/>
          <w:sz w:val="28"/>
          <w:szCs w:val="28"/>
        </w:rPr>
        <w:t>oàn thành nâng cấp 18/43 chức năng</w:t>
      </w:r>
      <w:r w:rsidR="00B83DF5">
        <w:rPr>
          <w:bCs/>
          <w:color w:val="FF0000"/>
          <w:sz w:val="28"/>
          <w:szCs w:val="28"/>
        </w:rPr>
        <w:t xml:space="preserve"> </w:t>
      </w:r>
      <w:r w:rsidR="00B83DF5" w:rsidRPr="009216B6">
        <w:rPr>
          <w:bCs/>
          <w:color w:val="FF0000"/>
          <w:sz w:val="28"/>
          <w:szCs w:val="28"/>
        </w:rPr>
        <w:t>(chiếm tỷ lệ 41,86%)</w:t>
      </w:r>
      <w:r w:rsidR="00B83DF5">
        <w:rPr>
          <w:bCs/>
          <w:color w:val="FF0000"/>
          <w:sz w:val="28"/>
          <w:szCs w:val="28"/>
        </w:rPr>
        <w:t xml:space="preserve"> </w:t>
      </w:r>
      <w:r w:rsidR="00B83DF5" w:rsidRPr="009216B6">
        <w:rPr>
          <w:bCs/>
          <w:color w:val="FF0000"/>
          <w:sz w:val="28"/>
          <w:szCs w:val="28"/>
        </w:rPr>
        <w:t>trên Hệ thống thật</w:t>
      </w:r>
      <w:r w:rsidR="00B83DF5">
        <w:rPr>
          <w:bCs/>
          <w:color w:val="FF0000"/>
          <w:sz w:val="28"/>
          <w:szCs w:val="28"/>
        </w:rPr>
        <w:t xml:space="preserve"> để người dùng khai thác sử dụng, trong đó: 11 chức năng thuộc Cổng Tiếp nhận, 07 chức năng thuộc phần mềm giám định.</w:t>
      </w:r>
    </w:p>
    <w:p xmlns:w16du="http://schemas.microsoft.com/office/word/2023/wordml/word16du" w14:paraId="67F0AC85" w14:textId="2F3717F9" w:rsidR="00B83DF5" w:rsidRPr="00C360C6" w:rsidRDefault="00B83DF5" w:rsidP="00B83DF5">
      <w:pPr>
        <w:spacing w:line="269" w:lineRule="auto"/>
        <w:ind w:firstLine="567"/>
        <w:jc w:val="both"/>
        <w:rPr>
          <w:spacing w:val="-8"/>
          <w:sz w:val="28"/>
          <w:szCs w:val="28"/>
        </w:rPr>
      </w:pPr>
      <w:r w:rsidRPr="00C360C6">
        <w:rPr>
          <w:spacing w:val="-8"/>
          <w:sz w:val="28"/>
          <w:szCs w:val="28"/>
        </w:rPr>
        <w:t xml:space="preserve">Trong 18 chức năng hoàn thành tính đến ngày 12/6/2026, có 08 chức năng </w:t>
      </w:r>
      <w:ins w:id="10" w:author="To Hong Luong" w:date="2026-06-24T14:26:00Z" w16du:dateUtc="2026-06-24T07:26:00Z">
        <w:r w:rsidR="00B307CD">
          <w:rPr>
            <w:spacing w:val="-8"/>
            <w:sz w:val="28"/>
            <w:szCs w:val="28"/>
          </w:rPr>
          <w:t xml:space="preserve">thuộc Cổng Tiếp nhận </w:t>
        </w:r>
      </w:ins>
      <w:r w:rsidRPr="00C360C6">
        <w:rPr>
          <w:spacing w:val="-8"/>
          <w:sz w:val="28"/>
          <w:szCs w:val="28"/>
        </w:rPr>
        <w:t xml:space="preserve">được ưu </w:t>
      </w:r>
      <w:r>
        <w:rPr>
          <w:spacing w:val="-8"/>
          <w:sz w:val="28"/>
          <w:szCs w:val="28"/>
        </w:rPr>
        <w:t>tiên hoàn</w:t>
      </w:r>
      <w:r w:rsidRPr="00C360C6">
        <w:rPr>
          <w:spacing w:val="-8"/>
          <w:sz w:val="28"/>
          <w:szCs w:val="28"/>
        </w:rPr>
        <w:t xml:space="preserve"> thành đưa vào vận hành từ 01/4/2026 </w:t>
      </w:r>
      <w:del w:id="11" w:author="To Hong Luong" w:date="2026-06-24T14:26:00Z" w16du:dateUtc="2026-06-24T07:26:00Z">
        <w:r w:rsidRPr="00C360C6" w:rsidDel="00B307CD">
          <w:rPr>
            <w:spacing w:val="-8"/>
            <w:sz w:val="28"/>
            <w:szCs w:val="28"/>
          </w:rPr>
          <w:delText>để cơ sở KCB sử dụng</w:delText>
        </w:r>
        <w:r w:rsidDel="00B307CD">
          <w:rPr>
            <w:spacing w:val="-8"/>
            <w:sz w:val="28"/>
            <w:szCs w:val="28"/>
          </w:rPr>
          <w:delText>,</w:delText>
        </w:r>
      </w:del>
      <w:ins w:id="12" w:author="To Hong Luong" w:date="2026-06-24T14:26:00Z" w16du:dateUtc="2026-06-24T07:26:00Z">
        <w:r w:rsidR="00B307CD">
          <w:rPr>
            <w:spacing w:val="-8"/>
            <w:sz w:val="28"/>
            <w:szCs w:val="28"/>
          </w:rPr>
          <w:t>để</w:t>
        </w:r>
      </w:ins>
      <w:r>
        <w:rPr>
          <w:spacing w:val="-8"/>
          <w:sz w:val="28"/>
          <w:szCs w:val="28"/>
        </w:rPr>
        <w:t xml:space="preserve"> </w:t>
      </w:r>
      <w:r w:rsidRPr="00C360C6">
        <w:rPr>
          <w:spacing w:val="-8"/>
          <w:sz w:val="28"/>
          <w:szCs w:val="28"/>
        </w:rPr>
        <w:t xml:space="preserve">đáp ứng những quy định cơ bản đối với </w:t>
      </w:r>
      <w:r>
        <w:rPr>
          <w:spacing w:val="-8"/>
          <w:sz w:val="28"/>
          <w:szCs w:val="28"/>
        </w:rPr>
        <w:t xml:space="preserve">các nội dung thuộc </w:t>
      </w:r>
      <w:r w:rsidRPr="00C360C6">
        <w:rPr>
          <w:spacing w:val="-8"/>
          <w:sz w:val="28"/>
          <w:szCs w:val="28"/>
        </w:rPr>
        <w:t xml:space="preserve">cơ sở KCB </w:t>
      </w:r>
      <w:r>
        <w:rPr>
          <w:spacing w:val="-8"/>
          <w:sz w:val="28"/>
          <w:szCs w:val="28"/>
        </w:rPr>
        <w:t xml:space="preserve">thực hiện </w:t>
      </w:r>
      <w:r w:rsidRPr="00C360C6">
        <w:rPr>
          <w:spacing w:val="-8"/>
          <w:sz w:val="28"/>
          <w:szCs w:val="28"/>
        </w:rPr>
        <w:t>theo Thông tư số 12/2026/TT-BTC.</w:t>
      </w:r>
    </w:p>
    <w:p xmlns:w16du="http://schemas.microsoft.com/office/word/2023/wordml/word16du" w14:paraId="782D7E27" w14:textId="2A71AA09" w:rsidR="00462629" w:rsidRDefault="00462629" w:rsidP="009216B6">
      <w:pPr>
        <w:spacing w:line="269" w:lineRule="auto"/>
        <w:ind w:firstLine="567"/>
        <w:jc w:val="both"/>
        <w:rPr>
          <w:ins w:id="13" w:author="To Hong Luong" w:date="2026-06-24T14:29:00Z" w16du:dateUtc="2026-06-24T07:29:00Z"/>
          <w:bCs/>
          <w:color w:val="FF0000"/>
          <w:sz w:val="28"/>
          <w:szCs w:val="28"/>
        </w:rPr>
      </w:pPr>
      <w:r>
        <w:rPr>
          <w:bCs/>
          <w:color w:val="FF0000"/>
          <w:sz w:val="28"/>
          <w:szCs w:val="28"/>
        </w:rPr>
        <w:t>- H</w:t>
      </w:r>
      <w:r w:rsidR="009216B6" w:rsidRPr="009216B6">
        <w:rPr>
          <w:bCs/>
          <w:color w:val="FF0000"/>
          <w:sz w:val="28"/>
          <w:szCs w:val="28"/>
        </w:rPr>
        <w:t xml:space="preserve">oàn thành nâng cấp một phần </w:t>
      </w:r>
      <w:del w:id="14" w:author="To Hong Luong" w:date="2026-06-24T14:27:00Z" w16du:dateUtc="2026-06-24T07:27:00Z">
        <w:r w:rsidR="009216B6" w:rsidRPr="009216B6" w:rsidDel="00B307CD">
          <w:rPr>
            <w:bCs/>
            <w:color w:val="FF0000"/>
            <w:sz w:val="28"/>
            <w:szCs w:val="28"/>
          </w:rPr>
          <w:delText xml:space="preserve">trên Hệ thống thật </w:delText>
        </w:r>
      </w:del>
      <w:ins w:id="15" w:author="To Hong Luong" w:date="2026-06-24T14:27:00Z" w16du:dateUtc="2026-06-24T07:27:00Z">
        <w:r w:rsidR="00B307CD">
          <w:rPr>
            <w:bCs/>
            <w:color w:val="FF0000"/>
            <w:sz w:val="28"/>
            <w:szCs w:val="28"/>
          </w:rPr>
          <w:t xml:space="preserve">của </w:t>
        </w:r>
      </w:ins>
      <w:r w:rsidR="009216B6" w:rsidRPr="009216B6">
        <w:rPr>
          <w:bCs/>
          <w:color w:val="FF0000"/>
          <w:sz w:val="28"/>
          <w:szCs w:val="28"/>
        </w:rPr>
        <w:t>11/43 chức năng (chiếm tỷ lệ 25,58%)</w:t>
      </w:r>
      <w:ins w:id="16" w:author="To Hong Luong" w:date="2026-06-24T14:27:00Z" w16du:dateUtc="2026-06-24T07:27:00Z">
        <w:r w:rsidR="00B307CD">
          <w:rPr>
            <w:bCs/>
            <w:color w:val="FF0000"/>
            <w:sz w:val="28"/>
            <w:szCs w:val="28"/>
          </w:rPr>
          <w:t xml:space="preserve"> </w:t>
        </w:r>
        <w:r w:rsidR="00B307CD" w:rsidRPr="009216B6">
          <w:rPr>
            <w:bCs/>
            <w:color w:val="FF0000"/>
            <w:sz w:val="28"/>
            <w:szCs w:val="28"/>
          </w:rPr>
          <w:t xml:space="preserve">trên Hệ </w:t>
        </w:r>
        <w:r w:rsidR="00B307CD" w:rsidRPr="00F009A7">
          <w:rPr>
            <w:bCs/>
            <w:color w:val="FF0000"/>
            <w:sz w:val="28"/>
            <w:szCs w:val="28"/>
          </w:rPr>
          <w:t>thống thật</w:t>
        </w:r>
      </w:ins>
      <w:ins w:id="17" w:author="To Hong Luong" w:date="2026-06-24T14:28:00Z" w16du:dateUtc="2026-06-24T07:28:00Z">
        <w:r w:rsidR="00C05356" w:rsidRPr="00F009A7">
          <w:rPr>
            <w:bCs/>
            <w:color w:val="FF0000"/>
            <w:sz w:val="28"/>
            <w:szCs w:val="28"/>
          </w:rPr>
          <w:t>, trong đó:</w:t>
        </w:r>
      </w:ins>
      <w:ins w:id="18" w:author="To Hong Luong" w:date="2026-06-24T14:29:00Z" w16du:dateUtc="2026-06-24T07:29:00Z">
        <w:r w:rsidR="00892C78" w:rsidRPr="00F009A7">
          <w:rPr>
            <w:bCs/>
            <w:color w:val="FF0000"/>
            <w:sz w:val="28"/>
            <w:szCs w:val="28"/>
          </w:rPr>
          <w:t xml:space="preserve"> 06 chức năng thuộc </w:t>
        </w:r>
        <w:r w:rsidR="00892C78" w:rsidRPr="00F009A7">
          <w:rPr>
            <w:sz w:val="28"/>
            <w:szCs w:val="28"/>
            <w:rPrChange w:id="19" w:author="To Hong Luong" w:date="2026-06-24T14:30:00Z" w16du:dateUtc="2026-06-24T07:30:00Z">
              <w:rPr>
                <w:i/>
                <w:iCs/>
                <w:sz w:val="28"/>
                <w:szCs w:val="28"/>
              </w:rPr>
            </w:rPrChange>
          </w:rPr>
          <w:t>Cổng Tiếp nhận</w:t>
        </w:r>
        <w:r w:rsidR="00F009A7" w:rsidRPr="00F009A7">
          <w:rPr>
            <w:bCs/>
            <w:color w:val="FF0000"/>
            <w:sz w:val="28"/>
            <w:szCs w:val="28"/>
          </w:rPr>
          <w:t xml:space="preserve">, </w:t>
        </w:r>
      </w:ins>
      <w:ins w:id="20" w:author="To Hong Luong" w:date="2026-06-24T14:30:00Z" w16du:dateUtc="2026-06-24T07:30:00Z">
        <w:r w:rsidR="00F009A7" w:rsidRPr="00F009A7">
          <w:rPr>
            <w:bCs/>
            <w:sz w:val="28"/>
            <w:szCs w:val="28"/>
            <w:lang w:val="vi-VN"/>
            <w:rPrChange w:id="21" w:author="To Hong Luong" w:date="2026-06-24T14:30:00Z" w16du:dateUtc="2026-06-24T07:30:00Z">
              <w:rPr>
                <w:bCs/>
                <w:i/>
                <w:iCs/>
                <w:sz w:val="28"/>
                <w:szCs w:val="28"/>
                <w:lang w:val="vi-VN"/>
              </w:rPr>
            </w:rPrChange>
          </w:rPr>
          <w:t>05</w:t>
        </w:r>
        <w:r w:rsidR="00F009A7" w:rsidRPr="00F009A7">
          <w:rPr>
            <w:bCs/>
            <w:sz w:val="28"/>
            <w:szCs w:val="28"/>
            <w:rPrChange w:id="22" w:author="To Hong Luong" w:date="2026-06-24T14:30:00Z" w16du:dateUtc="2026-06-24T07:30:00Z">
              <w:rPr>
                <w:bCs/>
                <w:i/>
                <w:iCs/>
                <w:sz w:val="28"/>
                <w:szCs w:val="28"/>
              </w:rPr>
            </w:rPrChange>
          </w:rPr>
          <w:t xml:space="preserve"> chức năng</w:t>
        </w:r>
        <w:r w:rsidR="00F009A7" w:rsidRPr="00F009A7">
          <w:rPr>
            <w:bCs/>
            <w:sz w:val="28"/>
            <w:szCs w:val="28"/>
            <w:rPrChange w:id="23" w:author="To Hong Luong" w:date="2026-06-24T14:30:00Z" w16du:dateUtc="2026-06-24T07:30:00Z">
              <w:rPr>
                <w:bCs/>
                <w:i/>
                <w:iCs/>
                <w:sz w:val="28"/>
                <w:szCs w:val="28"/>
              </w:rPr>
            </w:rPrChange>
          </w:rPr>
          <w:t xml:space="preserve"> thuộc phần mềm Giám định</w:t>
        </w:r>
        <w:r w:rsidR="00F009A7">
          <w:rPr>
            <w:bCs/>
            <w:i/>
            <w:sz w:val="28"/>
            <w:szCs w:val="28"/>
          </w:rPr>
          <w:t>.</w:t>
        </w:r>
      </w:ins>
      <w:del w:id="24" w:author="To Hong Luong" w:date="2026-06-24T14:27:00Z" w16du:dateUtc="2026-06-24T07:27:00Z">
        <w:r w:rsidR="009216B6" w:rsidRPr="009216B6" w:rsidDel="00B307CD">
          <w:rPr>
            <w:bCs/>
            <w:color w:val="FF0000"/>
            <w:sz w:val="28"/>
            <w:szCs w:val="28"/>
          </w:rPr>
          <w:delText xml:space="preserve">; </w:delText>
        </w:r>
      </w:del>
    </w:p>
    <w:p xmlns:w16du="http://schemas.microsoft.com/office/word/2023/wordml/word16du" w14:paraId="64E2D6D2" w14:textId="77777777" w:rsidR="00A11F32" w:rsidRPr="00C360C6" w:rsidRDefault="00A11F32" w:rsidP="00A11F32">
      <w:pPr>
        <w:spacing w:line="269" w:lineRule="auto"/>
        <w:ind w:firstLine="567"/>
        <w:jc w:val="both"/>
        <w:rPr>
          <w:moveTo w:id="25" w:author="To Hong Luong" w:date="2026-06-24T14:29:00Z" w16du:dateUtc="2026-06-24T07:29:00Z"/>
          <w:bCs/>
          <w:i/>
          <w:sz w:val="28"/>
          <w:szCs w:val="28"/>
        </w:rPr>
      </w:pPr>
      <w:moveToRangeStart w:id="26" w:author="To Hong Luong" w:date="2026-06-24T14:29:00Z" w:name="move233203758"/>
      <w:moveTo w:id="27" w:author="To Hong Luong" w:date="2026-06-24T14:29:00Z" w16du:dateUtc="2026-06-24T07:29:00Z">
        <w:r w:rsidRPr="00C360C6">
          <w:rPr>
            <w:bCs/>
            <w:i/>
            <w:sz w:val="28"/>
            <w:szCs w:val="28"/>
          </w:rPr>
          <w:t>(Ghi chú: Hoàn thành một phần là các chức năng đã hoàn thành việc nâng cấp nhưng chưa đáp ứng nghiệp vụ cần phải điều chỉnh hoặc chưa đáp ứng toàn bộ quy trình của nghiệp vụ đó)</w:t>
        </w:r>
      </w:moveTo>
    </w:p>
    <w:p w14:paraId="70C14DEE" w14:textId="77777777" w:rsidR="00A11F32" w:rsidRDefault="00A11F32" w:rsidP="009216B6">
      <w:pPr>
        <w:spacing w:line="269" w:lineRule="auto"/>
        <w:ind w:firstLine="567"/>
        <w:jc w:val="both"/>
        <w:rPr>
          <w:bCs/>
          <w:color w:val="FF0000"/>
          <w:sz w:val="28"/>
          <w:szCs w:val="28"/>
        </w:rPr>
      </w:pPr>
    </w:p>
    <w:p xmlns:w16du="http://schemas.microsoft.com/office/word/2023/wordml/word16du" w14:paraId="671EE138" w14:textId="6C77BA90" w:rsidR="00462629" w:rsidRDefault="00462629" w:rsidP="009216B6">
      <w:pPr>
        <w:spacing w:line="269" w:lineRule="auto"/>
        <w:ind w:firstLine="567"/>
        <w:jc w:val="both"/>
        <w:rPr>
          <w:ins w:id="28" w:author="To Hong Luong" w:date="2026-06-24T14:35:00Z" w16du:dateUtc="2026-06-24T07:35:00Z"/>
          <w:bCs/>
          <w:color w:val="FF0000"/>
          <w:sz w:val="28"/>
          <w:szCs w:val="28"/>
        </w:rPr>
      </w:pPr>
      <w:r>
        <w:rPr>
          <w:bCs/>
          <w:color w:val="FF0000"/>
          <w:sz w:val="28"/>
          <w:szCs w:val="28"/>
        </w:rPr>
        <w:t>- Đ</w:t>
      </w:r>
      <w:r w:rsidR="009216B6" w:rsidRPr="009216B6">
        <w:rPr>
          <w:bCs/>
          <w:color w:val="FF0000"/>
          <w:sz w:val="28"/>
          <w:szCs w:val="28"/>
        </w:rPr>
        <w:t xml:space="preserve">ang </w:t>
      </w:r>
      <w:del w:id="29" w:author="To Hong Luong" w:date="2026-06-24T14:58:00Z" w16du:dateUtc="2026-06-24T07:58:00Z">
        <w:r w:rsidR="009216B6" w:rsidRPr="009216B6" w:rsidDel="00465EFC">
          <w:rPr>
            <w:bCs/>
            <w:color w:val="FF0000"/>
            <w:sz w:val="28"/>
            <w:szCs w:val="28"/>
          </w:rPr>
          <w:delText xml:space="preserve">thực </w:delText>
        </w:r>
      </w:del>
      <w:del w:id="30" w:author="To Hong Luong" w:date="2026-06-24T14:31:00Z" w16du:dateUtc="2026-06-24T07:31:00Z">
        <w:r w:rsidR="009216B6" w:rsidRPr="009216B6" w:rsidDel="003D6B22">
          <w:rPr>
            <w:bCs/>
            <w:color w:val="FF0000"/>
            <w:sz w:val="28"/>
            <w:szCs w:val="28"/>
          </w:rPr>
          <w:delText>hiện</w:delText>
        </w:r>
      </w:del>
      <w:ins w:id="31" w:author="To Hong Luong" w:date="2026-06-24T14:31:00Z" w16du:dateUtc="2026-06-24T07:31:00Z">
        <w:r w:rsidR="003D6B22">
          <w:rPr>
            <w:bCs/>
            <w:color w:val="FF0000"/>
            <w:sz w:val="28"/>
            <w:szCs w:val="28"/>
          </w:rPr>
          <w:t>xây dựng hoặc điều chỉnh</w:t>
        </w:r>
      </w:ins>
      <w:del w:id="32" w:author="To Hong Luong" w:date="2026-06-24T14:31:00Z" w16du:dateUtc="2026-06-24T07:31:00Z">
        <w:r w:rsidR="009216B6" w:rsidRPr="009216B6" w:rsidDel="003D6B22">
          <w:rPr>
            <w:bCs/>
            <w:color w:val="FF0000"/>
            <w:sz w:val="28"/>
            <w:szCs w:val="28"/>
          </w:rPr>
          <w:delText xml:space="preserve"> </w:delText>
        </w:r>
      </w:del>
      <w:ins w:id="33" w:author="To Hong Luong" w:date="2026-06-24T14:32:00Z" w16du:dateUtc="2026-06-24T07:32:00Z">
        <w:r w:rsidR="003D6B22">
          <w:rPr>
            <w:bCs/>
            <w:color w:val="FF0000"/>
            <w:sz w:val="28"/>
            <w:szCs w:val="28"/>
          </w:rPr>
          <w:t xml:space="preserve"> </w:t>
        </w:r>
      </w:ins>
      <w:ins w:id="34" w:author="To Hong Luong" w:date="2026-06-24T14:58:00Z" w16du:dateUtc="2026-06-24T07:58:00Z">
        <w:r w:rsidR="00465EFC">
          <w:rPr>
            <w:bCs/>
            <w:color w:val="FF0000"/>
            <w:sz w:val="28"/>
            <w:szCs w:val="28"/>
          </w:rPr>
          <w:t xml:space="preserve">đối với </w:t>
        </w:r>
      </w:ins>
      <w:r w:rsidR="009216B6" w:rsidRPr="009216B6">
        <w:rPr>
          <w:bCs/>
          <w:color w:val="FF0000"/>
          <w:sz w:val="28"/>
          <w:szCs w:val="28"/>
        </w:rPr>
        <w:t>08/43 chức năng (tỷ lệ: 18,6%)</w:t>
      </w:r>
      <w:ins w:id="35" w:author="To Hong Luong" w:date="2026-06-24T14:31:00Z" w16du:dateUtc="2026-06-24T07:31:00Z">
        <w:r w:rsidR="003D6B22">
          <w:rPr>
            <w:bCs/>
            <w:color w:val="FF0000"/>
            <w:sz w:val="28"/>
            <w:szCs w:val="28"/>
          </w:rPr>
          <w:t>, t</w:t>
        </w:r>
      </w:ins>
      <w:ins w:id="36" w:author="To Hong Luong" w:date="2026-06-24T14:35:00Z" w16du:dateUtc="2026-06-24T07:35:00Z">
        <w:r w:rsidR="003D6B22">
          <w:rPr>
            <w:bCs/>
            <w:color w:val="FF0000"/>
            <w:sz w:val="28"/>
            <w:szCs w:val="28"/>
          </w:rPr>
          <w:t>ro</w:t>
        </w:r>
      </w:ins>
      <w:ins w:id="37" w:author="To Hong Luong" w:date="2026-06-24T14:31:00Z" w16du:dateUtc="2026-06-24T07:31:00Z">
        <w:r w:rsidR="003D6B22">
          <w:rPr>
            <w:bCs/>
            <w:color w:val="FF0000"/>
            <w:sz w:val="28"/>
            <w:szCs w:val="28"/>
          </w:rPr>
          <w:t>ng đó</w:t>
        </w:r>
      </w:ins>
      <w:ins w:id="38" w:author="To Hong Luong" w:date="2026-06-24T14:35:00Z" w16du:dateUtc="2026-06-24T07:35:00Z">
        <w:r w:rsidR="003D6B22">
          <w:rPr>
            <w:bCs/>
            <w:color w:val="FF0000"/>
            <w:sz w:val="28"/>
            <w:szCs w:val="28"/>
          </w:rPr>
          <w:t>:</w:t>
        </w:r>
      </w:ins>
      <w:ins w:id="39" w:author="To Hong Luong" w:date="2026-06-24T14:31:00Z" w16du:dateUtc="2026-06-24T07:31:00Z">
        <w:r w:rsidR="003D6B22">
          <w:rPr>
            <w:bCs/>
            <w:color w:val="FF0000"/>
            <w:sz w:val="28"/>
            <w:szCs w:val="28"/>
          </w:rPr>
          <w:t xml:space="preserve"> 02 chức năng thuộc Cổng Tiếp nhận, </w:t>
        </w:r>
      </w:ins>
      <w:ins w:id="40" w:author="To Hong Luong" w:date="2026-06-24T14:32:00Z" w16du:dateUtc="2026-06-24T07:32:00Z">
        <w:r w:rsidR="003D6B22">
          <w:rPr>
            <w:bCs/>
            <w:color w:val="FF0000"/>
            <w:sz w:val="28"/>
            <w:szCs w:val="28"/>
          </w:rPr>
          <w:t>06 chức năng thuộc phần mềm Giám định</w:t>
        </w:r>
      </w:ins>
      <w:ins w:id="41" w:author="To Hong Luong" w:date="2026-06-24T14:35:00Z" w16du:dateUtc="2026-06-24T07:35:00Z">
        <w:r w:rsidR="003D6B22">
          <w:rPr>
            <w:bCs/>
            <w:color w:val="FF0000"/>
            <w:sz w:val="28"/>
            <w:szCs w:val="28"/>
          </w:rPr>
          <w:t>.</w:t>
        </w:r>
      </w:ins>
      <w:del w:id="42" w:author="To Hong Luong" w:date="2026-06-24T14:35:00Z" w16du:dateUtc="2026-06-24T07:35:00Z">
        <w:r w:rsidR="009216B6" w:rsidRPr="009216B6" w:rsidDel="003D6B22">
          <w:rPr>
            <w:bCs/>
            <w:color w:val="FF0000"/>
            <w:sz w:val="28"/>
            <w:szCs w:val="28"/>
          </w:rPr>
          <w:delText>;</w:delText>
        </w:r>
      </w:del>
    </w:p>
    <w:p xmlns:w16du="http://schemas.microsoft.com/office/word/2023/wordml/word16du" w14:paraId="4B8249CC" w14:textId="34981E55" w:rsidR="003D6B22" w:rsidRDefault="003D6B22" w:rsidP="003D6B22">
      <w:pPr>
        <w:rPr>
          <w:ins w:id="43" w:author="To Hong Luong" w:date="2026-06-24T14:35:00Z" w16du:dateUtc="2026-06-24T07:35:00Z"/>
          <w:bCs/>
          <w:color w:val="FF0000"/>
          <w:sz w:val="28"/>
          <w:szCs w:val="28"/>
        </w:rPr>
        <w:pPrChange w:id="44" w:author="To Hong Luong" w:date="2026-06-24T14:38:00Z" w16du:dateUtc="2026-06-24T07:38:00Z">
          <w:pPr>
            <w:spacing w:line="269" w:lineRule="auto"/>
            <w:ind w:firstLine="567"/>
            <w:jc w:val="both"/>
          </w:pPr>
        </w:pPrChange>
      </w:pPr>
      <w:ins w:id="45" w:author="To Hong Luong" w:date="2026-06-24T14:36:00Z" w16du:dateUtc="2026-06-24T07:36:00Z">
        <w:r>
          <w:rPr>
            <w:bCs/>
            <w:color w:val="FF0000"/>
            <w:sz w:val="28"/>
            <w:szCs w:val="28"/>
          </w:rPr>
          <w:t xml:space="preserve">Trong 08 chức năng đang được xây dựng, có chức năng </w:t>
        </w:r>
      </w:ins>
      <w:ins w:id="46" w:author="To Hong Luong" w:date="2026-06-24T14:38:00Z" w16du:dateUtc="2026-06-24T07:38:00Z">
        <w:r>
          <w:rPr>
            <w:bCs/>
            <w:color w:val="FF0000"/>
            <w:sz w:val="28"/>
            <w:szCs w:val="28"/>
          </w:rPr>
          <w:t>lập</w:t>
        </w:r>
      </w:ins>
      <w:ins w:id="47" w:author="To Hong Luong" w:date="2026-06-24T14:40:00Z" w16du:dateUtc="2026-06-24T07:40:00Z">
        <w:r w:rsidR="000272FA">
          <w:rPr>
            <w:bCs/>
            <w:color w:val="FF0000"/>
            <w:sz w:val="28"/>
            <w:szCs w:val="28"/>
          </w:rPr>
          <w:t xml:space="preserve"> và</w:t>
        </w:r>
      </w:ins>
      <w:ins w:id="48" w:author="To Hong Luong" w:date="2026-06-24T14:38:00Z" w16du:dateUtc="2026-06-24T07:38:00Z">
        <w:r>
          <w:rPr>
            <w:bCs/>
            <w:color w:val="FF0000"/>
            <w:sz w:val="28"/>
            <w:szCs w:val="28"/>
          </w:rPr>
          <w:t xml:space="preserve"> duyệt Bản</w:t>
        </w:r>
      </w:ins>
      <w:ins w:id="49" w:author="To Hong Luong" w:date="2026-06-24T14:40:00Z" w16du:dateUtc="2026-06-24T07:40:00Z">
        <w:r w:rsidR="000272FA">
          <w:rPr>
            <w:bCs/>
            <w:color w:val="FF0000"/>
            <w:sz w:val="28"/>
            <w:szCs w:val="28"/>
          </w:rPr>
          <w:t>g</w:t>
        </w:r>
      </w:ins>
      <w:ins w:id="50" w:author="To Hong Luong" w:date="2026-06-24T14:38:00Z" w16du:dateUtc="2026-06-24T07:38:00Z">
        <w:r>
          <w:rPr>
            <w:bCs/>
            <w:color w:val="FF0000"/>
            <w:sz w:val="28"/>
            <w:szCs w:val="28"/>
          </w:rPr>
          <w:t xml:space="preserve"> kê chi tiết điều chỉnh </w:t>
        </w:r>
      </w:ins>
      <w:ins w:id="51" w:author="To Hong Luong" w:date="2026-06-24T14:36:00Z" w16du:dateUtc="2026-06-24T07:36:00Z">
        <w:r>
          <w:rPr>
            <w:bCs/>
            <w:color w:val="FF0000"/>
            <w:sz w:val="28"/>
            <w:szCs w:val="28"/>
          </w:rPr>
          <w:t>thông tin hồ sơ đề nghị thanh toán (</w:t>
        </w:r>
      </w:ins>
      <w:ins w:id="52" w:author="To Hong Luong" w:date="2026-06-24T14:39:00Z" w16du:dateUtc="2026-06-24T07:39:00Z">
        <w:r>
          <w:rPr>
            <w:bCs/>
            <w:color w:val="FF0000"/>
            <w:sz w:val="28"/>
            <w:szCs w:val="28"/>
          </w:rPr>
          <w:t>M</w:t>
        </w:r>
      </w:ins>
      <w:ins w:id="53" w:author="To Hong Luong" w:date="2026-06-24T14:36:00Z" w16du:dateUtc="2026-06-24T07:36:00Z">
        <w:r>
          <w:rPr>
            <w:bCs/>
            <w:color w:val="FF0000"/>
            <w:sz w:val="28"/>
            <w:szCs w:val="28"/>
          </w:rPr>
          <w:t>ẫu 09/BH)</w:t>
        </w:r>
      </w:ins>
      <w:ins w:id="54" w:author="To Hong Luong" w:date="2026-06-24T14:39:00Z" w16du:dateUtc="2026-06-24T07:39:00Z">
        <w:r>
          <w:rPr>
            <w:bCs/>
            <w:color w:val="FF0000"/>
            <w:sz w:val="28"/>
            <w:szCs w:val="28"/>
          </w:rPr>
          <w:t xml:space="preserve"> là chức năng quan trọng đang được Trung tâm CNTT</w:t>
        </w:r>
        <w:r w:rsidR="00365EBA">
          <w:rPr>
            <w:bCs/>
            <w:color w:val="FF0000"/>
            <w:sz w:val="28"/>
            <w:szCs w:val="28"/>
          </w:rPr>
          <w:t xml:space="preserve"> phối hợp với Đơn vị tư vấn phần mềm </w:t>
        </w:r>
      </w:ins>
      <w:ins w:id="55" w:author="To Hong Luong" w:date="2026-06-24T14:42:00Z" w16du:dateUtc="2026-06-24T07:42:00Z">
        <w:r w:rsidR="000518F5">
          <w:rPr>
            <w:bCs/>
            <w:color w:val="FF0000"/>
            <w:sz w:val="28"/>
            <w:szCs w:val="28"/>
          </w:rPr>
          <w:t>Te</w:t>
        </w:r>
      </w:ins>
      <w:ins w:id="56" w:author="To Hong Luong" w:date="2026-06-24T14:43:00Z" w16du:dateUtc="2026-06-24T07:43:00Z">
        <w:r w:rsidR="000518F5">
          <w:rPr>
            <w:bCs/>
            <w:color w:val="FF0000"/>
            <w:sz w:val="28"/>
            <w:szCs w:val="28"/>
          </w:rPr>
          <w:t xml:space="preserve">ca-Pro </w:t>
        </w:r>
        <w:r w:rsidR="00F66580">
          <w:rPr>
            <w:bCs/>
            <w:color w:val="FF0000"/>
            <w:sz w:val="28"/>
            <w:szCs w:val="28"/>
          </w:rPr>
          <w:t>xây dựng th</w:t>
        </w:r>
      </w:ins>
      <w:ins w:id="57" w:author="To Hong Luong" w:date="2026-06-24T14:44:00Z" w16du:dateUtc="2026-06-24T07:44:00Z">
        <w:r w:rsidR="00F66580">
          <w:rPr>
            <w:bCs/>
            <w:color w:val="FF0000"/>
            <w:sz w:val="28"/>
            <w:szCs w:val="28"/>
          </w:rPr>
          <w:t>ành 02</w:t>
        </w:r>
      </w:ins>
      <w:ins w:id="58" w:author="To Hong Luong" w:date="2026-06-24T14:49:00Z" w16du:dateUtc="2026-06-24T07:49:00Z">
        <w:r w:rsidR="004D44EC">
          <w:rPr>
            <w:bCs/>
            <w:color w:val="FF0000"/>
            <w:sz w:val="28"/>
            <w:szCs w:val="28"/>
          </w:rPr>
          <w:t xml:space="preserve"> công cụ</w:t>
        </w:r>
      </w:ins>
      <w:ins w:id="59" w:author="To Hong Luong" w:date="2026-06-24T14:44:00Z" w16du:dateUtc="2026-06-24T07:44:00Z">
        <w:r w:rsidR="00F66580">
          <w:rPr>
            <w:bCs/>
            <w:color w:val="FF0000"/>
            <w:sz w:val="28"/>
            <w:szCs w:val="28"/>
          </w:rPr>
          <w:t xml:space="preserve">: </w:t>
        </w:r>
      </w:ins>
      <w:ins w:id="60" w:author="To Hong Luong" w:date="2026-06-24T14:51:00Z" w16du:dateUtc="2026-06-24T07:51:00Z">
        <w:r w:rsidR="009B0FB3">
          <w:rPr>
            <w:bCs/>
            <w:color w:val="FF0000"/>
            <w:sz w:val="28"/>
            <w:szCs w:val="28"/>
          </w:rPr>
          <w:t>C</w:t>
        </w:r>
      </w:ins>
      <w:ins w:id="61" w:author="To Hong Luong" w:date="2026-06-24T14:44:00Z" w16du:dateUtc="2026-06-24T07:44:00Z">
        <w:r w:rsidR="00F66580">
          <w:rPr>
            <w:bCs/>
            <w:color w:val="FF0000"/>
            <w:sz w:val="28"/>
            <w:szCs w:val="28"/>
          </w:rPr>
          <w:t xml:space="preserve">hức năng thay thế thông tin hồ sơ </w:t>
        </w:r>
      </w:ins>
      <w:ins w:id="62" w:author="To Hong Luong" w:date="2026-06-24T14:48:00Z" w16du:dateUtc="2026-06-24T07:48:00Z">
        <w:r w:rsidR="004D44EC">
          <w:rPr>
            <w:bCs/>
            <w:color w:val="FF0000"/>
            <w:sz w:val="28"/>
            <w:szCs w:val="28"/>
          </w:rPr>
          <w:t xml:space="preserve">trực tiếp </w:t>
        </w:r>
      </w:ins>
      <w:ins w:id="63" w:author="To Hong Luong" w:date="2026-06-24T14:44:00Z" w16du:dateUtc="2026-06-24T07:44:00Z">
        <w:r w:rsidR="00F66580">
          <w:rPr>
            <w:bCs/>
            <w:color w:val="FF0000"/>
            <w:sz w:val="28"/>
            <w:szCs w:val="28"/>
          </w:rPr>
          <w:t>trên Cổng Tiếp nhận</w:t>
        </w:r>
      </w:ins>
      <w:ins w:id="64" w:author="To Hong Luong" w:date="2026-06-24T14:47:00Z" w16du:dateUtc="2026-06-24T07:47:00Z">
        <w:r w:rsidR="00F66580">
          <w:rPr>
            <w:bCs/>
            <w:color w:val="FF0000"/>
            <w:sz w:val="28"/>
            <w:szCs w:val="28"/>
          </w:rPr>
          <w:t xml:space="preserve"> (</w:t>
        </w:r>
      </w:ins>
      <w:ins w:id="65" w:author="To Hong Luong" w:date="2026-06-24T14:49:00Z" w16du:dateUtc="2026-06-24T07:49:00Z">
        <w:r w:rsidR="00672466">
          <w:rPr>
            <w:bCs/>
            <w:color w:val="FF0000"/>
            <w:sz w:val="28"/>
            <w:szCs w:val="28"/>
          </w:rPr>
          <w:t xml:space="preserve">Công cụ </w:t>
        </w:r>
      </w:ins>
      <w:ins w:id="66" w:author="To Hong Luong" w:date="2026-06-24T14:47:00Z" w16du:dateUtc="2026-06-24T07:47:00Z">
        <w:r w:rsidR="00F66580">
          <w:rPr>
            <w:bCs/>
            <w:color w:val="FF0000"/>
            <w:sz w:val="28"/>
            <w:szCs w:val="28"/>
          </w:rPr>
          <w:t>1)</w:t>
        </w:r>
        <w:r w:rsidR="00EB2BB5">
          <w:rPr>
            <w:bCs/>
            <w:color w:val="FF0000"/>
            <w:sz w:val="28"/>
            <w:szCs w:val="28"/>
          </w:rPr>
          <w:t>;</w:t>
        </w:r>
      </w:ins>
      <w:ins w:id="67" w:author="To Hong Luong" w:date="2026-06-24T14:45:00Z" w16du:dateUtc="2026-06-24T07:45:00Z">
        <w:r w:rsidR="00F66580">
          <w:rPr>
            <w:bCs/>
            <w:color w:val="FF0000"/>
            <w:sz w:val="28"/>
            <w:szCs w:val="28"/>
          </w:rPr>
          <w:t xml:space="preserve"> </w:t>
        </w:r>
      </w:ins>
      <w:ins w:id="68" w:author="To Hong Luong" w:date="2026-06-24T14:51:00Z" w16du:dateUtc="2026-06-24T07:51:00Z">
        <w:r w:rsidR="009B0FB3">
          <w:rPr>
            <w:bCs/>
            <w:color w:val="FF0000"/>
            <w:sz w:val="28"/>
            <w:szCs w:val="28"/>
          </w:rPr>
          <w:t>C</w:t>
        </w:r>
      </w:ins>
      <w:ins w:id="69" w:author="To Hong Luong" w:date="2026-06-24T14:45:00Z" w16du:dateUtc="2026-06-24T07:45:00Z">
        <w:r w:rsidR="00F66580">
          <w:rPr>
            <w:bCs/>
            <w:color w:val="FF0000"/>
            <w:sz w:val="28"/>
            <w:szCs w:val="28"/>
          </w:rPr>
          <w:t xml:space="preserve">hức năng tiếp nhận dữ liệu </w:t>
        </w:r>
      </w:ins>
      <w:ins w:id="70" w:author="To Hong Luong" w:date="2026-06-24T14:51:00Z" w16du:dateUtc="2026-06-24T07:51:00Z">
        <w:r w:rsidR="00981263">
          <w:rPr>
            <w:bCs/>
            <w:color w:val="FF0000"/>
            <w:sz w:val="28"/>
            <w:szCs w:val="28"/>
          </w:rPr>
          <w:t xml:space="preserve">XML </w:t>
        </w:r>
      </w:ins>
      <w:ins w:id="71" w:author="To Hong Luong" w:date="2026-06-24T14:45:00Z" w16du:dateUtc="2026-06-24T07:45:00Z">
        <w:r w:rsidR="00F66580">
          <w:rPr>
            <w:bCs/>
            <w:color w:val="FF0000"/>
            <w:sz w:val="28"/>
            <w:szCs w:val="28"/>
          </w:rPr>
          <w:t xml:space="preserve">đề </w:t>
        </w:r>
      </w:ins>
      <w:ins w:id="72" w:author="To Hong Luong" w:date="2026-06-24T14:50:00Z" w16du:dateUtc="2026-06-24T07:50:00Z">
        <w:r w:rsidR="00981263">
          <w:rPr>
            <w:bCs/>
            <w:color w:val="FF0000"/>
            <w:sz w:val="28"/>
            <w:szCs w:val="28"/>
          </w:rPr>
          <w:t>n</w:t>
        </w:r>
      </w:ins>
      <w:ins w:id="73" w:author="To Hong Luong" w:date="2026-06-24T14:45:00Z" w16du:dateUtc="2026-06-24T07:45:00Z">
        <w:r w:rsidR="00F66580">
          <w:rPr>
            <w:bCs/>
            <w:color w:val="FF0000"/>
            <w:sz w:val="28"/>
            <w:szCs w:val="28"/>
          </w:rPr>
          <w:t>ghị thay thế thông tin hồ sơ (</w:t>
        </w:r>
      </w:ins>
      <w:ins w:id="74" w:author="To Hong Luong" w:date="2026-06-24T14:49:00Z" w16du:dateUtc="2026-06-24T07:49:00Z">
        <w:r w:rsidR="00672466">
          <w:rPr>
            <w:bCs/>
            <w:color w:val="FF0000"/>
            <w:sz w:val="28"/>
            <w:szCs w:val="28"/>
          </w:rPr>
          <w:t xml:space="preserve">Công cụ </w:t>
        </w:r>
      </w:ins>
      <w:ins w:id="75" w:author="To Hong Luong" w:date="2026-06-24T14:45:00Z" w16du:dateUtc="2026-06-24T07:45:00Z">
        <w:r w:rsidR="00F66580">
          <w:rPr>
            <w:bCs/>
            <w:color w:val="FF0000"/>
            <w:sz w:val="28"/>
            <w:szCs w:val="28"/>
          </w:rPr>
          <w:t>2)</w:t>
        </w:r>
      </w:ins>
      <w:ins w:id="76" w:author="To Hong Luong" w:date="2026-06-24T14:48:00Z" w16du:dateUtc="2026-06-24T07:48:00Z">
        <w:r w:rsidR="004D44EC">
          <w:rPr>
            <w:bCs/>
            <w:color w:val="FF0000"/>
            <w:sz w:val="28"/>
            <w:szCs w:val="28"/>
          </w:rPr>
          <w:t xml:space="preserve"> từ cơ sở KCB</w:t>
        </w:r>
      </w:ins>
      <w:ins w:id="77" w:author="To Hong Luong" w:date="2026-06-24T14:45:00Z" w16du:dateUtc="2026-06-24T07:45:00Z">
        <w:r w:rsidR="00F66580">
          <w:rPr>
            <w:bCs/>
            <w:color w:val="FF0000"/>
            <w:sz w:val="28"/>
            <w:szCs w:val="28"/>
          </w:rPr>
          <w:t>. Đến n</w:t>
        </w:r>
      </w:ins>
      <w:ins w:id="78" w:author="To Hong Luong" w:date="2026-06-24T14:46:00Z" w16du:dateUtc="2026-06-24T07:46:00Z">
        <w:r w:rsidR="00F66580">
          <w:rPr>
            <w:bCs/>
            <w:color w:val="FF0000"/>
            <w:sz w:val="28"/>
            <w:szCs w:val="28"/>
          </w:rPr>
          <w:t>ay, 02 đơn vị đang</w:t>
        </w:r>
      </w:ins>
      <w:ins w:id="79" w:author="To Hong Luong" w:date="2026-06-24T14:44:00Z" w16du:dateUtc="2026-06-24T07:44:00Z">
        <w:r w:rsidR="00F66580">
          <w:rPr>
            <w:bCs/>
            <w:color w:val="FF0000"/>
            <w:sz w:val="28"/>
            <w:szCs w:val="28"/>
          </w:rPr>
          <w:t xml:space="preserve"> </w:t>
        </w:r>
      </w:ins>
      <w:ins w:id="80" w:author="To Hong Luong" w:date="2026-06-24T14:39:00Z" w16du:dateUtc="2026-06-24T07:39:00Z">
        <w:r w:rsidR="00365EBA">
          <w:rPr>
            <w:bCs/>
            <w:color w:val="FF0000"/>
            <w:sz w:val="28"/>
            <w:szCs w:val="28"/>
          </w:rPr>
          <w:t>gấp rút hoàn thiện</w:t>
        </w:r>
      </w:ins>
      <w:ins w:id="81" w:author="To Hong Luong" w:date="2026-06-24T14:49:00Z" w16du:dateUtc="2026-06-24T07:49:00Z">
        <w:r w:rsidR="00672466">
          <w:rPr>
            <w:bCs/>
            <w:color w:val="FF0000"/>
            <w:sz w:val="28"/>
            <w:szCs w:val="28"/>
          </w:rPr>
          <w:t xml:space="preserve"> công cụ 1 để </w:t>
        </w:r>
      </w:ins>
      <w:ins w:id="82" w:author="To Hong Luong" w:date="2026-06-24T14:41:00Z" w16du:dateUtc="2026-06-24T07:41:00Z">
        <w:r w:rsidR="000518F5">
          <w:rPr>
            <w:bCs/>
            <w:color w:val="FF0000"/>
            <w:sz w:val="28"/>
            <w:szCs w:val="28"/>
          </w:rPr>
          <w:t>cơ sở KCB và</w:t>
        </w:r>
      </w:ins>
      <w:ins w:id="83" w:author="To Hong Luong" w:date="2026-06-24T14:42:00Z" w16du:dateUtc="2026-06-24T07:42:00Z">
        <w:r w:rsidR="000518F5">
          <w:rPr>
            <w:bCs/>
            <w:color w:val="FF0000"/>
            <w:sz w:val="28"/>
            <w:szCs w:val="28"/>
          </w:rPr>
          <w:t xml:space="preserve"> cơ quan BHXH tỉnh</w:t>
        </w:r>
      </w:ins>
      <w:ins w:id="84" w:author="To Hong Luong" w:date="2026-06-24T14:49:00Z" w16du:dateUtc="2026-06-24T07:49:00Z">
        <w:r w:rsidR="00672466">
          <w:rPr>
            <w:bCs/>
            <w:color w:val="FF0000"/>
            <w:sz w:val="28"/>
            <w:szCs w:val="28"/>
          </w:rPr>
          <w:t xml:space="preserve"> khai thức</w:t>
        </w:r>
      </w:ins>
      <w:ins w:id="85" w:author="To Hong Luong" w:date="2026-06-24T14:42:00Z" w16du:dateUtc="2026-06-24T07:42:00Z">
        <w:r w:rsidR="000518F5">
          <w:rPr>
            <w:bCs/>
            <w:color w:val="FF0000"/>
            <w:sz w:val="28"/>
            <w:szCs w:val="28"/>
          </w:rPr>
          <w:t xml:space="preserve"> sử dụng từ 01/7/2026</w:t>
        </w:r>
      </w:ins>
      <w:ins w:id="86" w:author="To Hong Luong" w:date="2026-06-24T14:49:00Z" w16du:dateUtc="2026-06-24T07:49:00Z">
        <w:r w:rsidR="00672466">
          <w:rPr>
            <w:bCs/>
            <w:color w:val="FF0000"/>
            <w:sz w:val="28"/>
            <w:szCs w:val="28"/>
          </w:rPr>
          <w:t xml:space="preserve">, dự kiến hoàn thành </w:t>
        </w:r>
      </w:ins>
      <w:ins w:id="87" w:author="To Hong Luong" w:date="2026-06-24T14:50:00Z" w16du:dateUtc="2026-06-24T07:50:00Z">
        <w:r w:rsidR="00981263">
          <w:rPr>
            <w:bCs/>
            <w:color w:val="FF0000"/>
            <w:sz w:val="28"/>
            <w:szCs w:val="28"/>
          </w:rPr>
          <w:t>Công cụ 2 trong tháng 8/2026</w:t>
        </w:r>
      </w:ins>
      <w:ins w:id="88" w:author="To Hong Luong" w:date="2026-06-24T14:51:00Z" w16du:dateUtc="2026-06-24T07:51:00Z">
        <w:r w:rsidR="003E44A2">
          <w:rPr>
            <w:bCs/>
            <w:color w:val="FF0000"/>
            <w:sz w:val="28"/>
            <w:szCs w:val="28"/>
          </w:rPr>
          <w:t>.</w:t>
        </w:r>
      </w:ins>
    </w:p>
    <w:p xmlns:w16du="http://schemas.microsoft.com/office/word/2023/wordml/word16du" w14:paraId="39D7F36C" w14:textId="35C7D675" w:rsidR="003D6B22" w:rsidDel="00123A27" w:rsidRDefault="003D6B22" w:rsidP="009216B6">
      <w:pPr>
        <w:spacing w:line="269" w:lineRule="auto"/>
        <w:ind w:firstLine="567"/>
        <w:jc w:val="both"/>
        <w:rPr>
          <w:del w:id="89" w:author="To Hong Luong" w:date="2026-06-24T15:23:00Z" w16du:dateUtc="2026-06-24T08:23:00Z"/>
          <w:bCs/>
          <w:color w:val="FF0000"/>
          <w:sz w:val="28"/>
          <w:szCs w:val="28"/>
        </w:rPr>
      </w:pPr>
    </w:p>
    <w:p xmlns:w16du="http://schemas.microsoft.com/office/word/2023/wordml/word16du" w14:paraId="70D20C94" w14:textId="6581EB16" w:rsidR="009216B6" w:rsidRDefault="00462629" w:rsidP="009216B6">
      <w:pPr>
        <w:spacing w:line="269" w:lineRule="auto"/>
        <w:ind w:firstLine="567"/>
        <w:jc w:val="both"/>
        <w:rPr>
          <w:bCs/>
          <w:color w:val="FF0000"/>
          <w:sz w:val="28"/>
          <w:szCs w:val="28"/>
        </w:rPr>
      </w:pPr>
      <w:r>
        <w:rPr>
          <w:bCs/>
          <w:color w:val="FF0000"/>
          <w:sz w:val="28"/>
          <w:szCs w:val="28"/>
        </w:rPr>
        <w:t xml:space="preserve">- </w:t>
      </w:r>
      <w:del w:id="90" w:author="To Hong Luong" w:date="2026-06-24T14:58:00Z" w16du:dateUtc="2026-06-24T07:58:00Z">
        <w:r w:rsidDel="00465EFC">
          <w:rPr>
            <w:bCs/>
            <w:color w:val="FF0000"/>
            <w:sz w:val="28"/>
            <w:szCs w:val="28"/>
          </w:rPr>
          <w:delText>C</w:delText>
        </w:r>
        <w:r w:rsidR="009216B6" w:rsidRPr="009216B6" w:rsidDel="00465EFC">
          <w:rPr>
            <w:bCs/>
            <w:color w:val="FF0000"/>
            <w:sz w:val="28"/>
            <w:szCs w:val="28"/>
          </w:rPr>
          <w:delText>hưa thực hiện</w:delText>
        </w:r>
      </w:del>
      <w:ins w:id="91" w:author="To Hong Luong" w:date="2026-06-24T14:58:00Z" w16du:dateUtc="2026-06-24T07:58:00Z">
        <w:r w:rsidR="00465EFC">
          <w:rPr>
            <w:bCs/>
            <w:color w:val="FF0000"/>
            <w:sz w:val="28"/>
            <w:szCs w:val="28"/>
          </w:rPr>
          <w:t xml:space="preserve">Đang phân tích nghiệp vụ của </w:t>
        </w:r>
      </w:ins>
      <w:r w:rsidR="009216B6" w:rsidRPr="009216B6">
        <w:rPr>
          <w:bCs/>
          <w:color w:val="FF0000"/>
          <w:sz w:val="28"/>
          <w:szCs w:val="28"/>
        </w:rPr>
        <w:t xml:space="preserve"> 0</w:t>
      </w:r>
      <w:r w:rsidR="00543D6C">
        <w:rPr>
          <w:bCs/>
          <w:color w:val="FF0000"/>
          <w:sz w:val="28"/>
          <w:szCs w:val="28"/>
        </w:rPr>
        <w:t>6/43 chức năng (tỷ lệ: 13,95%)</w:t>
      </w:r>
      <w:ins w:id="92" w:author="To Hong Luong" w:date="2026-06-24T14:58:00Z" w16du:dateUtc="2026-06-24T07:58:00Z">
        <w:r w:rsidR="00465EFC">
          <w:rPr>
            <w:bCs/>
            <w:color w:val="FF0000"/>
            <w:sz w:val="28"/>
            <w:szCs w:val="28"/>
          </w:rPr>
          <w:t>, trong đó</w:t>
        </w:r>
      </w:ins>
      <w:ins w:id="93" w:author="To Hong Luong" w:date="2026-06-24T15:23:00Z" w16du:dateUtc="2026-06-24T08:23:00Z">
        <w:r w:rsidR="00123A27">
          <w:rPr>
            <w:bCs/>
            <w:color w:val="FF0000"/>
            <w:sz w:val="28"/>
            <w:szCs w:val="28"/>
          </w:rPr>
          <w:t xml:space="preserve">: </w:t>
        </w:r>
      </w:ins>
      <w:ins w:id="94" w:author="To Hong Luong" w:date="2026-06-24T14:58:00Z" w16du:dateUtc="2026-06-24T07:58:00Z">
        <w:r w:rsidR="00465EFC">
          <w:rPr>
            <w:bCs/>
            <w:color w:val="FF0000"/>
            <w:sz w:val="28"/>
            <w:szCs w:val="28"/>
          </w:rPr>
          <w:t>có 02 chức năng thuộc Cổng tiếp nhận</w:t>
        </w:r>
      </w:ins>
      <w:ins w:id="95" w:author="To Hong Luong" w:date="2026-06-24T14:59:00Z" w16du:dateUtc="2026-06-24T07:59:00Z">
        <w:r w:rsidR="003D088E">
          <w:rPr>
            <w:bCs/>
            <w:color w:val="FF0000"/>
            <w:sz w:val="28"/>
            <w:szCs w:val="28"/>
          </w:rPr>
          <w:t>;</w:t>
        </w:r>
      </w:ins>
      <w:ins w:id="96" w:author="To Hong Luong" w:date="2026-06-24T14:58:00Z" w16du:dateUtc="2026-06-24T07:58:00Z">
        <w:r w:rsidR="00465EFC">
          <w:rPr>
            <w:bCs/>
            <w:color w:val="FF0000"/>
            <w:sz w:val="28"/>
            <w:szCs w:val="28"/>
          </w:rPr>
          <w:t xml:space="preserve"> 04 chức năng thuộc</w:t>
        </w:r>
      </w:ins>
      <w:ins w:id="97" w:author="To Hong Luong" w:date="2026-06-24T14:59:00Z" w16du:dateUtc="2026-06-24T07:59:00Z">
        <w:r w:rsidR="00465EFC">
          <w:rPr>
            <w:bCs/>
            <w:color w:val="FF0000"/>
            <w:sz w:val="28"/>
            <w:szCs w:val="28"/>
          </w:rPr>
          <w:t xml:space="preserve"> phần mềm giám định</w:t>
        </w:r>
      </w:ins>
      <w:ins w:id="98" w:author="To Hong Luong" w:date="2026-06-24T15:00:00Z" w16du:dateUtc="2026-06-24T08:00:00Z">
        <w:r w:rsidR="00854857">
          <w:rPr>
            <w:bCs/>
            <w:color w:val="FF0000"/>
            <w:sz w:val="28"/>
            <w:szCs w:val="28"/>
          </w:rPr>
          <w:t>, các chức năng này là những nội dung giám định chuyên đề (hậu kiểm) Trung tâm đang phân tíc</w:t>
        </w:r>
      </w:ins>
      <w:ins w:id="99" w:author="To Hong Luong" w:date="2026-06-24T15:01:00Z" w16du:dateUtc="2026-06-24T08:01:00Z">
        <w:r w:rsidR="00854857">
          <w:rPr>
            <w:bCs/>
            <w:color w:val="FF0000"/>
            <w:sz w:val="28"/>
            <w:szCs w:val="28"/>
          </w:rPr>
          <w:t>h nghiệp vụ để xây dựng thành những quy tắc giám định tự động (tiền kiểm) để kiểm tra thông tin dữ liệu ngay khi tiếp nhận đề n</w:t>
        </w:r>
      </w:ins>
      <w:ins w:id="100" w:author="To Hong Luong" w:date="2026-06-24T15:02:00Z" w16du:dateUtc="2026-06-24T08:02:00Z">
        <w:r w:rsidR="00854857">
          <w:rPr>
            <w:bCs/>
            <w:color w:val="FF0000"/>
            <w:sz w:val="28"/>
            <w:szCs w:val="28"/>
          </w:rPr>
          <w:t>ghị thanh toán hoặc được tự động chạy định kỳ trước khi quyết toán hằng quý</w:t>
        </w:r>
      </w:ins>
      <w:ins w:id="101" w:author="To Hong Luong" w:date="2026-06-24T15:05:00Z" w16du:dateUtc="2026-06-24T08:05:00Z">
        <w:r w:rsidR="00416579">
          <w:rPr>
            <w:bCs/>
            <w:color w:val="FF0000"/>
            <w:sz w:val="28"/>
            <w:szCs w:val="28"/>
          </w:rPr>
          <w:t xml:space="preserve">, như các </w:t>
        </w:r>
      </w:ins>
      <w:ins w:id="102" w:author="To Hong Luong" w:date="2026-06-24T15:06:00Z" w16du:dateUtc="2026-06-24T08:06:00Z">
        <w:r w:rsidR="00416579">
          <w:rPr>
            <w:bCs/>
            <w:color w:val="FF0000"/>
            <w:sz w:val="28"/>
            <w:szCs w:val="28"/>
          </w:rPr>
          <w:t xml:space="preserve">nội dung cần giám định: kiểm tra phạm vi chuyên môn, </w:t>
        </w:r>
      </w:ins>
      <w:ins w:id="103" w:author="To Hong Luong" w:date="2026-06-24T15:07:00Z" w16du:dateUtc="2026-06-24T08:07:00Z">
        <w:r w:rsidR="00416579">
          <w:rPr>
            <w:bCs/>
            <w:color w:val="FF0000"/>
            <w:sz w:val="28"/>
            <w:szCs w:val="28"/>
          </w:rPr>
          <w:t xml:space="preserve">thời gian KCB của cơ sở KCB; </w:t>
        </w:r>
      </w:ins>
      <w:ins w:id="104" w:author="To Hong Luong" w:date="2026-06-24T15:08:00Z" w16du:dateUtc="2026-06-24T08:08:00Z">
        <w:r w:rsidR="00416579">
          <w:rPr>
            <w:bCs/>
            <w:color w:val="FF0000"/>
            <w:sz w:val="28"/>
            <w:szCs w:val="28"/>
          </w:rPr>
          <w:t>phạm vi hành nghề, thời gian làm việc của người hành nghề;</w:t>
        </w:r>
      </w:ins>
      <w:ins w:id="105" w:author="To Hong Luong" w:date="2026-06-24T15:09:00Z" w16du:dateUtc="2026-06-24T08:09:00Z">
        <w:r w:rsidR="00416579">
          <w:rPr>
            <w:bCs/>
            <w:color w:val="FF0000"/>
            <w:sz w:val="28"/>
            <w:szCs w:val="28"/>
          </w:rPr>
          <w:t xml:space="preserve"> cung cấp dịch vụ hợp lý theo tiêu chuẩn (</w:t>
        </w:r>
      </w:ins>
      <w:ins w:id="106" w:author="To Hong Luong" w:date="2026-06-24T15:20:00Z" w16du:dateUtc="2026-06-24T08:20:00Z">
        <w:r w:rsidR="000C38B9">
          <w:rPr>
            <w:bCs/>
            <w:color w:val="FF0000"/>
            <w:sz w:val="28"/>
            <w:szCs w:val="28"/>
          </w:rPr>
          <w:t xml:space="preserve">chỉ </w:t>
        </w:r>
      </w:ins>
      <w:ins w:id="107" w:author="To Hong Luong" w:date="2026-06-24T15:09:00Z" w16du:dateUtc="2026-06-24T08:09:00Z">
        <w:r w:rsidR="00416579">
          <w:rPr>
            <w:bCs/>
            <w:color w:val="FF0000"/>
            <w:sz w:val="28"/>
            <w:szCs w:val="28"/>
          </w:rPr>
          <w:t xml:space="preserve">triển khai </w:t>
        </w:r>
      </w:ins>
      <w:ins w:id="108" w:author="To Hong Luong" w:date="2026-06-24T15:21:00Z" w16du:dateUtc="2026-06-24T08:21:00Z">
        <w:r w:rsidR="000C38B9">
          <w:rPr>
            <w:bCs/>
            <w:color w:val="FF0000"/>
            <w:sz w:val="28"/>
            <w:szCs w:val="28"/>
          </w:rPr>
          <w:t xml:space="preserve">được </w:t>
        </w:r>
      </w:ins>
      <w:ins w:id="109" w:author="To Hong Luong" w:date="2026-06-24T15:09:00Z" w16du:dateUtc="2026-06-24T08:09:00Z">
        <w:r w:rsidR="00416579">
          <w:rPr>
            <w:bCs/>
            <w:color w:val="FF0000"/>
            <w:sz w:val="28"/>
            <w:szCs w:val="28"/>
          </w:rPr>
          <w:t xml:space="preserve">khi Bộ Y tế ban hành tiêu chuẩn xác định); </w:t>
        </w:r>
      </w:ins>
      <w:ins w:id="110" w:author="To Hong Luong" w:date="2026-06-24T15:20:00Z" w16du:dateUtc="2026-06-24T08:20:00Z">
        <w:r w:rsidR="000C38B9">
          <w:rPr>
            <w:bCs/>
            <w:color w:val="FF0000"/>
            <w:sz w:val="28"/>
            <w:szCs w:val="28"/>
          </w:rPr>
          <w:t>kiểm tra số lượng thuốc, thiết bị y tế sử dụng theo số lượng mua sắm tại cơ sở KCB.</w:t>
        </w:r>
      </w:ins>
      <w:del w:id="111" w:author="To Hong Luong" w:date="2026-06-24T14:57:00Z" w16du:dateUtc="2026-06-24T07:57:00Z">
        <w:r w:rsidR="00543D6C" w:rsidDel="00465EFC">
          <w:rPr>
            <w:bCs/>
            <w:color w:val="FF0000"/>
            <w:sz w:val="28"/>
            <w:szCs w:val="28"/>
          </w:rPr>
          <w:delText>.</w:delText>
        </w:r>
      </w:del>
    </w:p>
    <w:p xmlns:w16du="http://schemas.microsoft.com/office/word/2023/wordml/word16du" w14:paraId="6EDAB2B4" w14:textId="41AF1C82" w:rsidR="00304E54" w:rsidRPr="00385F5E" w:rsidDel="00385F5E" w:rsidRDefault="009033D6" w:rsidP="001726BD">
      <w:pPr>
        <w:spacing w:line="269" w:lineRule="auto"/>
        <w:ind w:firstLine="567"/>
        <w:jc w:val="both"/>
        <w:rPr>
          <w:del w:id="112" w:author="To Hong Luong" w:date="2026-06-24T14:23:00Z" w16du:dateUtc="2026-06-24T07:23:00Z"/>
          <w:b/>
          <w:i/>
          <w:sz w:val="28"/>
          <w:szCs w:val="28"/>
        </w:rPr>
      </w:pPr>
      <w:del w:id="113" w:author="To Hong Luong" w:date="2026-06-24T14:23:00Z" w16du:dateUtc="2026-06-24T07:23:00Z">
        <w:r w:rsidRPr="00385F5E" w:rsidDel="00385F5E">
          <w:rPr>
            <w:b/>
            <w:bCs/>
            <w:i/>
            <w:sz w:val="28"/>
            <w:szCs w:val="28"/>
          </w:rPr>
          <w:delText>1.2.1.</w:delText>
        </w:r>
        <w:r w:rsidR="00304E54" w:rsidRPr="00385F5E" w:rsidDel="00385F5E">
          <w:rPr>
            <w:b/>
            <w:bCs/>
            <w:i/>
            <w:sz w:val="28"/>
            <w:szCs w:val="28"/>
          </w:rPr>
          <w:delText xml:space="preserve"> Hoàn thành</w:delText>
        </w:r>
        <w:r w:rsidRPr="00385F5E" w:rsidDel="00385F5E">
          <w:rPr>
            <w:b/>
            <w:bCs/>
            <w:i/>
            <w:sz w:val="28"/>
            <w:szCs w:val="28"/>
          </w:rPr>
          <w:delText xml:space="preserve"> </w:delText>
        </w:r>
        <w:r w:rsidRPr="00385F5E" w:rsidDel="00385F5E">
          <w:rPr>
            <w:b/>
            <w:i/>
            <w:sz w:val="28"/>
            <w:szCs w:val="28"/>
          </w:rPr>
          <w:delText xml:space="preserve">18/43 chức năng trên Hệ thống (chiếm tỷ lệ </w:delText>
        </w:r>
        <w:r w:rsidRPr="00385F5E" w:rsidDel="00385F5E">
          <w:rPr>
            <w:b/>
            <w:i/>
            <w:sz w:val="28"/>
            <w:szCs w:val="28"/>
            <w:lang w:val="vi-VN"/>
          </w:rPr>
          <w:delText>41,86</w:delText>
        </w:r>
        <w:r w:rsidRPr="00385F5E" w:rsidDel="00385F5E">
          <w:rPr>
            <w:b/>
            <w:i/>
            <w:sz w:val="28"/>
            <w:szCs w:val="28"/>
          </w:rPr>
          <w:delText>%)</w:delText>
        </w:r>
      </w:del>
    </w:p>
    <w:p xmlns:w16du="http://schemas.microsoft.com/office/word/2023/wordml/word16du" w14:paraId="318E9EFC" w14:textId="0793E822" w:rsidR="009033D6" w:rsidRPr="00385F5E" w:rsidDel="00385F5E" w:rsidRDefault="009033D6" w:rsidP="001726BD">
      <w:pPr>
        <w:spacing w:line="269" w:lineRule="auto"/>
        <w:ind w:firstLine="567"/>
        <w:jc w:val="both"/>
        <w:rPr>
          <w:del w:id="114" w:author="To Hong Luong" w:date="2026-06-24T14:23:00Z" w16du:dateUtc="2026-06-24T07:23:00Z"/>
          <w:i/>
          <w:sz w:val="28"/>
          <w:szCs w:val="28"/>
          <w:lang w:val="vi-VN"/>
        </w:rPr>
      </w:pPr>
      <w:del w:id="115" w:author="To Hong Luong" w:date="2026-06-24T14:23:00Z" w16du:dateUtc="2026-06-24T07:23:00Z">
        <w:r w:rsidRPr="00385F5E" w:rsidDel="00385F5E">
          <w:rPr>
            <w:i/>
            <w:sz w:val="28"/>
            <w:szCs w:val="28"/>
          </w:rPr>
          <w:delText>a. Cổng Tiếp nhận</w:delText>
        </w:r>
        <w:r w:rsidRPr="00385F5E" w:rsidDel="00385F5E">
          <w:rPr>
            <w:i/>
            <w:sz w:val="28"/>
            <w:szCs w:val="28"/>
            <w:lang w:val="vi-VN"/>
          </w:rPr>
          <w:delText xml:space="preserve"> (11 chức năng)</w:delText>
        </w:r>
      </w:del>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